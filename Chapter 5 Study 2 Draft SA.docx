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61452" w14:textId="2C798497" w:rsidR="001F682C" w:rsidRPr="002C6978" w:rsidRDefault="001F682C" w:rsidP="001F682C">
      <w:pPr>
        <w:jc w:val="center"/>
        <w:rPr>
          <w:rFonts w:ascii="Arial" w:eastAsiaTheme="majorEastAsia" w:hAnsi="Arial" w:cs="Arial"/>
          <w:sz w:val="32"/>
          <w:szCs w:val="32"/>
        </w:rPr>
      </w:pPr>
      <w:r w:rsidRPr="002C6978">
        <w:rPr>
          <w:rFonts w:ascii="Arial" w:eastAsiaTheme="majorEastAsia" w:hAnsi="Arial" w:cs="Arial"/>
          <w:sz w:val="32"/>
          <w:szCs w:val="32"/>
        </w:rPr>
        <w:t xml:space="preserve">The equivalence </w:t>
      </w:r>
      <w:r>
        <w:rPr>
          <w:rFonts w:ascii="Arial" w:eastAsiaTheme="majorEastAsia" w:hAnsi="Arial" w:cs="Arial"/>
          <w:sz w:val="32"/>
          <w:szCs w:val="32"/>
        </w:rPr>
        <w:t xml:space="preserve">between </w:t>
      </w:r>
      <w:r w:rsidRPr="002C6978">
        <w:rPr>
          <w:rFonts w:ascii="Arial" w:eastAsiaTheme="majorEastAsia" w:hAnsi="Arial" w:cs="Arial"/>
          <w:sz w:val="32"/>
          <w:szCs w:val="32"/>
        </w:rPr>
        <w:t xml:space="preserve">markerless and marker-based </w:t>
      </w:r>
      <w:r>
        <w:rPr>
          <w:rFonts w:ascii="Arial" w:eastAsiaTheme="majorEastAsia" w:hAnsi="Arial" w:cs="Arial"/>
          <w:sz w:val="32"/>
          <w:szCs w:val="32"/>
        </w:rPr>
        <w:t xml:space="preserve"> </w:t>
      </w:r>
      <w:r w:rsidRPr="002C6978">
        <w:rPr>
          <w:rFonts w:ascii="Arial" w:eastAsiaTheme="majorEastAsia" w:hAnsi="Arial" w:cs="Arial"/>
          <w:sz w:val="32"/>
          <w:szCs w:val="32"/>
        </w:rPr>
        <w:t>motion capture for assessing overground gait</w:t>
      </w:r>
    </w:p>
    <w:p w14:paraId="5F765100" w14:textId="77777777" w:rsidR="001F682C" w:rsidRDefault="001F682C" w:rsidP="001F682C">
      <w:pPr>
        <w:rPr>
          <w:rFonts w:ascii="Arial" w:hAnsi="Arial" w:cs="Arial"/>
        </w:rPr>
      </w:pPr>
    </w:p>
    <w:p w14:paraId="590E4437" w14:textId="77777777" w:rsidR="001F682C" w:rsidRDefault="001F682C" w:rsidP="001F682C">
      <w:pPr>
        <w:rPr>
          <w:rFonts w:ascii="Arial" w:hAnsi="Arial" w:cs="Arial"/>
        </w:rPr>
      </w:pPr>
    </w:p>
    <w:p w14:paraId="135BDC4F" w14:textId="77777777" w:rsidR="001F682C" w:rsidRDefault="001F682C" w:rsidP="001F682C">
      <w:pPr>
        <w:jc w:val="center"/>
        <w:rPr>
          <w:rFonts w:ascii="Arial" w:eastAsiaTheme="minorEastAsia" w:hAnsi="Arial" w:cs="Arial"/>
          <w:sz w:val="20"/>
          <w:vertAlign w:val="superscript"/>
          <w:lang w:val="en-US"/>
        </w:rPr>
      </w:pPr>
      <w:r w:rsidRPr="002C6978">
        <w:rPr>
          <w:rFonts w:ascii="Arial" w:hAnsi="Arial" w:cs="Arial"/>
          <w:sz w:val="24"/>
          <w:szCs w:val="24"/>
        </w:rPr>
        <w:t>Sylvia Augustine</w:t>
      </w:r>
      <w:r w:rsidRPr="002C6978">
        <w:rPr>
          <w:rFonts w:ascii="Arial" w:eastAsiaTheme="minorEastAsia" w:hAnsi="Arial" w:cs="Arial"/>
          <w:sz w:val="20"/>
          <w:vertAlign w:val="superscript"/>
          <w:lang w:val="en-US"/>
        </w:rPr>
        <w:t xml:space="preserve"> 1</w:t>
      </w:r>
      <w:r w:rsidRPr="002C6978">
        <w:rPr>
          <w:rFonts w:ascii="Arial" w:hAnsi="Arial" w:cs="Arial"/>
          <w:sz w:val="24"/>
          <w:szCs w:val="24"/>
        </w:rPr>
        <w:t>, Richard J. Foster</w:t>
      </w:r>
      <w:r w:rsidRPr="002C6978">
        <w:rPr>
          <w:rFonts w:ascii="Arial" w:eastAsiaTheme="minorEastAsia" w:hAnsi="Arial" w:cs="Arial"/>
          <w:sz w:val="20"/>
          <w:vertAlign w:val="superscript"/>
          <w:lang w:val="en-US"/>
        </w:rPr>
        <w:t xml:space="preserve"> 1</w:t>
      </w:r>
      <w:r w:rsidRPr="002C6978">
        <w:rPr>
          <w:rFonts w:ascii="Arial" w:hAnsi="Arial" w:cs="Arial"/>
          <w:sz w:val="24"/>
          <w:szCs w:val="24"/>
        </w:rPr>
        <w:t>, Gabor Barton</w:t>
      </w:r>
      <w:r w:rsidRPr="002C6978">
        <w:rPr>
          <w:rFonts w:ascii="Arial" w:eastAsiaTheme="minorEastAsia" w:hAnsi="Arial" w:cs="Arial"/>
          <w:sz w:val="20"/>
          <w:vertAlign w:val="superscript"/>
          <w:lang w:val="en-US"/>
        </w:rPr>
        <w:t xml:space="preserve"> 1</w:t>
      </w:r>
      <w:r w:rsidRPr="002C6978">
        <w:rPr>
          <w:rFonts w:ascii="Arial" w:hAnsi="Arial" w:cs="Arial"/>
          <w:sz w:val="24"/>
          <w:szCs w:val="24"/>
        </w:rPr>
        <w:t>, Mark Lake</w:t>
      </w:r>
      <w:r w:rsidRPr="002C6978">
        <w:rPr>
          <w:rFonts w:ascii="Arial" w:eastAsiaTheme="minorEastAsia" w:hAnsi="Arial" w:cs="Arial"/>
          <w:sz w:val="20"/>
          <w:vertAlign w:val="superscript"/>
          <w:lang w:val="en-US"/>
        </w:rPr>
        <w:t xml:space="preserve"> 1</w:t>
      </w:r>
      <w:r w:rsidRPr="002C6978">
        <w:rPr>
          <w:rFonts w:ascii="Arial" w:hAnsi="Arial" w:cs="Arial"/>
          <w:sz w:val="24"/>
          <w:szCs w:val="24"/>
        </w:rPr>
        <w:t xml:space="preserve">, </w:t>
      </w:r>
      <w:r>
        <w:rPr>
          <w:rFonts w:ascii="Arial" w:hAnsi="Arial" w:cs="Arial"/>
          <w:sz w:val="24"/>
          <w:szCs w:val="24"/>
        </w:rPr>
        <w:t xml:space="preserve">Raihana Sharir </w:t>
      </w:r>
      <w:r>
        <w:rPr>
          <w:rFonts w:ascii="Arial" w:eastAsiaTheme="minorEastAsia" w:hAnsi="Arial" w:cs="Arial"/>
          <w:sz w:val="20"/>
          <w:vertAlign w:val="superscript"/>
          <w:lang w:val="en-US"/>
        </w:rPr>
        <w:t xml:space="preserve">2 </w:t>
      </w:r>
      <w:r w:rsidRPr="00EE7619">
        <w:rPr>
          <w:rFonts w:ascii="Arial" w:hAnsi="Arial" w:cs="Arial"/>
          <w:sz w:val="24"/>
          <w:szCs w:val="24"/>
        </w:rPr>
        <w:t>Jiaming Xu</w:t>
      </w:r>
      <w:r>
        <w:rPr>
          <w:rFonts w:ascii="Arial" w:hAnsi="Arial" w:cs="Arial"/>
          <w:sz w:val="24"/>
          <w:szCs w:val="24"/>
        </w:rPr>
        <w:t xml:space="preserve"> </w:t>
      </w:r>
      <w:r>
        <w:rPr>
          <w:rFonts w:ascii="Arial" w:eastAsiaTheme="minorEastAsia" w:hAnsi="Arial" w:cs="Arial"/>
          <w:sz w:val="20"/>
          <w:vertAlign w:val="superscript"/>
          <w:lang w:val="en-US"/>
        </w:rPr>
        <w:t>3</w:t>
      </w:r>
      <w:r>
        <w:rPr>
          <w:rFonts w:ascii="Arial" w:hAnsi="Arial" w:cs="Arial"/>
          <w:sz w:val="24"/>
          <w:szCs w:val="24"/>
        </w:rPr>
        <w:t xml:space="preserve">, </w:t>
      </w:r>
      <w:r w:rsidRPr="005D58DA">
        <w:rPr>
          <w:rFonts w:ascii="Arial" w:hAnsi="Arial" w:cs="Arial"/>
          <w:sz w:val="24"/>
          <w:szCs w:val="24"/>
        </w:rPr>
        <w:t>Jos Vanrenterghem</w:t>
      </w:r>
      <w:r>
        <w:rPr>
          <w:rFonts w:ascii="Arial" w:hAnsi="Arial" w:cs="Arial"/>
          <w:sz w:val="24"/>
          <w:szCs w:val="24"/>
        </w:rPr>
        <w:t xml:space="preserve"> </w:t>
      </w:r>
      <w:r>
        <w:rPr>
          <w:rFonts w:ascii="Arial" w:eastAsiaTheme="minorEastAsia" w:hAnsi="Arial" w:cs="Arial"/>
          <w:sz w:val="20"/>
          <w:vertAlign w:val="superscript"/>
          <w:lang w:val="en-US"/>
        </w:rPr>
        <w:t xml:space="preserve">3 </w:t>
      </w:r>
      <w:r>
        <w:rPr>
          <w:rFonts w:ascii="Arial" w:hAnsi="Arial" w:cs="Arial"/>
          <w:sz w:val="24"/>
          <w:szCs w:val="24"/>
        </w:rPr>
        <w:t xml:space="preserve"> and </w:t>
      </w:r>
      <w:r w:rsidRPr="002C6978">
        <w:rPr>
          <w:rFonts w:ascii="Arial" w:hAnsi="Arial" w:cs="Arial"/>
          <w:sz w:val="24"/>
          <w:szCs w:val="24"/>
        </w:rPr>
        <w:t>Mark A. Robinson</w:t>
      </w:r>
      <w:r w:rsidRPr="002C6978">
        <w:rPr>
          <w:rFonts w:ascii="Arial" w:eastAsiaTheme="minorEastAsia" w:hAnsi="Arial" w:cs="Arial"/>
          <w:sz w:val="20"/>
          <w:vertAlign w:val="superscript"/>
          <w:lang w:val="en-US"/>
        </w:rPr>
        <w:t xml:space="preserve"> 1</w:t>
      </w:r>
    </w:p>
    <w:p w14:paraId="461F6C82" w14:textId="77777777" w:rsidR="001F682C" w:rsidRPr="002C6978" w:rsidRDefault="001F682C" w:rsidP="001F682C">
      <w:pPr>
        <w:jc w:val="center"/>
        <w:rPr>
          <w:rFonts w:ascii="Arial" w:eastAsiaTheme="minorEastAsia" w:hAnsi="Arial" w:cs="Arial"/>
          <w:sz w:val="20"/>
        </w:rPr>
      </w:pPr>
    </w:p>
    <w:p w14:paraId="3E929EB4" w14:textId="77777777" w:rsidR="001F682C" w:rsidRPr="002C6978" w:rsidRDefault="001F682C" w:rsidP="001F682C">
      <w:pPr>
        <w:spacing w:after="0" w:line="276" w:lineRule="auto"/>
        <w:jc w:val="center"/>
        <w:rPr>
          <w:rFonts w:ascii="Arial" w:eastAsiaTheme="minorEastAsia" w:hAnsi="Arial" w:cs="Arial"/>
          <w:szCs w:val="24"/>
        </w:rPr>
      </w:pPr>
      <w:r w:rsidRPr="002C6978">
        <w:rPr>
          <w:rFonts w:ascii="Arial" w:eastAsiaTheme="minorEastAsia" w:hAnsi="Arial" w:cs="Arial"/>
          <w:szCs w:val="24"/>
          <w:vertAlign w:val="superscript"/>
          <w:lang w:val="en-US"/>
        </w:rPr>
        <w:t>1</w:t>
      </w:r>
      <w:r>
        <w:rPr>
          <w:rFonts w:ascii="Arial" w:eastAsiaTheme="minorEastAsia" w:hAnsi="Arial" w:cs="Arial"/>
          <w:szCs w:val="24"/>
          <w:vertAlign w:val="superscript"/>
          <w:lang w:val="en-US"/>
        </w:rPr>
        <w:t xml:space="preserve"> </w:t>
      </w:r>
      <w:commentRangeStart w:id="0"/>
      <w:r w:rsidRPr="002C6978">
        <w:rPr>
          <w:rFonts w:ascii="Arial" w:eastAsiaTheme="minorEastAsia" w:hAnsi="Arial" w:cs="Arial"/>
          <w:szCs w:val="24"/>
          <w:lang w:val="en-US"/>
        </w:rPr>
        <w:t xml:space="preserve"> </w:t>
      </w:r>
      <w:commentRangeEnd w:id="0"/>
      <w:r w:rsidRPr="00E47456">
        <w:rPr>
          <w:rStyle w:val="CommentReference"/>
          <w:rFonts w:ascii="Arial" w:eastAsiaTheme="minorEastAsia" w:hAnsi="Arial" w:cs="Arial"/>
          <w:sz w:val="22"/>
          <w:szCs w:val="24"/>
        </w:rPr>
        <w:commentReference w:id="0"/>
      </w:r>
      <w:r w:rsidRPr="00E47456">
        <w:rPr>
          <w:rFonts w:ascii="Arial" w:eastAsiaTheme="minorEastAsia" w:hAnsi="Arial" w:cs="Arial"/>
          <w:szCs w:val="24"/>
        </w:rPr>
        <w:t>Research Institute for</w:t>
      </w:r>
      <w:r>
        <w:rPr>
          <w:rFonts w:ascii="Arial" w:eastAsiaTheme="minorEastAsia" w:hAnsi="Arial" w:cs="Arial"/>
          <w:szCs w:val="24"/>
        </w:rPr>
        <w:t xml:space="preserve"> </w:t>
      </w:r>
      <w:r w:rsidRPr="002C6978">
        <w:rPr>
          <w:rFonts w:ascii="Arial" w:eastAsiaTheme="minorEastAsia" w:hAnsi="Arial" w:cs="Arial"/>
          <w:szCs w:val="24"/>
          <w:lang w:val="en-US"/>
        </w:rPr>
        <w:t>Sport and Exercise Sciences</w:t>
      </w:r>
      <w:r w:rsidRPr="002C6978">
        <w:rPr>
          <w:rFonts w:ascii="Arial" w:eastAsiaTheme="minorEastAsia" w:hAnsi="Arial" w:cs="Arial"/>
        </w:rPr>
        <w:t xml:space="preserve">, </w:t>
      </w:r>
      <w:r w:rsidRPr="002C6978">
        <w:rPr>
          <w:rFonts w:ascii="Arial" w:eastAsiaTheme="minorEastAsia" w:hAnsi="Arial" w:cs="Arial"/>
          <w:szCs w:val="24"/>
        </w:rPr>
        <w:t>Liverpool John Moore</w:t>
      </w:r>
      <w:ins w:id="1" w:author="Barton, Gabor" w:date="2026-07-16T20:44:00Z" w16du:dateUtc="2026-07-16T19:44:00Z">
        <w:r>
          <w:rPr>
            <w:rFonts w:ascii="Arial" w:eastAsiaTheme="minorEastAsia" w:hAnsi="Arial" w:cs="Arial"/>
            <w:szCs w:val="24"/>
          </w:rPr>
          <w:t>s</w:t>
        </w:r>
      </w:ins>
      <w:r w:rsidRPr="002C6978">
        <w:rPr>
          <w:rFonts w:ascii="Arial" w:eastAsiaTheme="minorEastAsia" w:hAnsi="Arial" w:cs="Arial"/>
          <w:szCs w:val="24"/>
        </w:rPr>
        <w:t xml:space="preserve"> University, </w:t>
      </w:r>
    </w:p>
    <w:p w14:paraId="19DF3350" w14:textId="77777777" w:rsidR="001F682C" w:rsidRDefault="001F682C" w:rsidP="001F682C">
      <w:pPr>
        <w:spacing w:after="0" w:line="276" w:lineRule="auto"/>
        <w:jc w:val="center"/>
        <w:rPr>
          <w:rFonts w:ascii="Arial" w:eastAsiaTheme="minorEastAsia" w:hAnsi="Arial" w:cs="Arial"/>
          <w:szCs w:val="24"/>
        </w:rPr>
      </w:pPr>
      <w:r w:rsidRPr="002C6978">
        <w:rPr>
          <w:rFonts w:ascii="Arial" w:eastAsiaTheme="minorEastAsia" w:hAnsi="Arial" w:cs="Arial"/>
          <w:szCs w:val="24"/>
        </w:rPr>
        <w:t xml:space="preserve">Liverpool, United Kingdom </w:t>
      </w:r>
    </w:p>
    <w:p w14:paraId="22C04853" w14:textId="77777777" w:rsidR="001F682C" w:rsidRDefault="001F682C" w:rsidP="001F682C">
      <w:pPr>
        <w:spacing w:after="0" w:line="276" w:lineRule="auto"/>
        <w:jc w:val="center"/>
        <w:rPr>
          <w:rFonts w:ascii="Arial" w:eastAsiaTheme="minorEastAsia" w:hAnsi="Arial" w:cs="Arial"/>
          <w:szCs w:val="24"/>
        </w:rPr>
      </w:pPr>
      <w:r>
        <w:rPr>
          <w:rFonts w:ascii="Arial" w:eastAsiaTheme="minorEastAsia" w:hAnsi="Arial" w:cs="Arial"/>
          <w:sz w:val="20"/>
          <w:vertAlign w:val="superscript"/>
          <w:lang w:val="en-US"/>
        </w:rPr>
        <w:t xml:space="preserve">2  </w:t>
      </w:r>
      <w:r w:rsidRPr="00B54416">
        <w:rPr>
          <w:rFonts w:ascii="Arial" w:eastAsiaTheme="minorEastAsia" w:hAnsi="Arial" w:cs="Arial"/>
          <w:szCs w:val="24"/>
        </w:rPr>
        <w:t>Faculty of Sports Science and Recreation, Universiti Teknologi MARA (UiTM), Shah Alam, Selangor, Malaysia</w:t>
      </w:r>
    </w:p>
    <w:p w14:paraId="45A35DD6" w14:textId="77777777" w:rsidR="001F682C" w:rsidRDefault="001F682C" w:rsidP="001F682C">
      <w:pPr>
        <w:spacing w:after="0" w:line="276" w:lineRule="auto"/>
        <w:jc w:val="center"/>
        <w:rPr>
          <w:rFonts w:ascii="Arial" w:eastAsiaTheme="minorEastAsia" w:hAnsi="Arial" w:cs="Arial"/>
          <w:szCs w:val="24"/>
        </w:rPr>
      </w:pPr>
      <w:r>
        <w:rPr>
          <w:rFonts w:ascii="Arial" w:eastAsiaTheme="minorEastAsia" w:hAnsi="Arial" w:cs="Arial"/>
          <w:sz w:val="20"/>
          <w:vertAlign w:val="superscript"/>
          <w:lang w:val="en-US"/>
        </w:rPr>
        <w:t xml:space="preserve">3 </w:t>
      </w:r>
      <w:r w:rsidRPr="00B54416">
        <w:rPr>
          <w:rFonts w:ascii="Arial" w:eastAsiaTheme="minorEastAsia" w:hAnsi="Arial" w:cs="Arial"/>
          <w:szCs w:val="24"/>
        </w:rPr>
        <w:t>Department of Rehabilitation Sciences, KU Leuven, Leuven, Belgium</w:t>
      </w:r>
    </w:p>
    <w:p w14:paraId="2753B1BC" w14:textId="77777777" w:rsidR="001F682C" w:rsidRPr="002C6978" w:rsidRDefault="001F682C" w:rsidP="001F682C">
      <w:pPr>
        <w:spacing w:after="0" w:line="276" w:lineRule="auto"/>
        <w:jc w:val="center"/>
        <w:rPr>
          <w:rFonts w:ascii="Arial" w:eastAsiaTheme="minorEastAsia" w:hAnsi="Arial" w:cs="Arial"/>
          <w:szCs w:val="24"/>
        </w:rPr>
      </w:pPr>
    </w:p>
    <w:p w14:paraId="50D64EB7" w14:textId="77777777" w:rsidR="001F682C" w:rsidRPr="002C6978" w:rsidRDefault="001F682C" w:rsidP="001F682C">
      <w:pPr>
        <w:spacing w:after="0" w:line="276" w:lineRule="auto"/>
        <w:jc w:val="center"/>
        <w:rPr>
          <w:rFonts w:ascii="Arial" w:eastAsiaTheme="minorEastAsia" w:hAnsi="Arial" w:cs="Arial"/>
          <w:szCs w:val="24"/>
        </w:rPr>
      </w:pPr>
    </w:p>
    <w:p w14:paraId="48969F04" w14:textId="77777777" w:rsidR="001F682C" w:rsidRPr="002C6978" w:rsidRDefault="001F682C" w:rsidP="001F682C">
      <w:pPr>
        <w:spacing w:after="0" w:line="276" w:lineRule="auto"/>
        <w:jc w:val="center"/>
        <w:rPr>
          <w:rFonts w:ascii="Arial" w:eastAsiaTheme="minorEastAsia" w:hAnsi="Arial" w:cs="Arial"/>
          <w:szCs w:val="24"/>
        </w:rPr>
      </w:pPr>
      <w:hyperlink r:id="rId12" w:history="1">
        <w:r w:rsidRPr="00361E97">
          <w:rPr>
            <w:rStyle w:val="Hyperlink"/>
            <w:rFonts w:ascii="Arial" w:eastAsiaTheme="minorEastAsia" w:hAnsi="Arial" w:cs="Arial"/>
            <w:szCs w:val="24"/>
          </w:rPr>
          <w:t>s.b.augustine@2021.ljmu.ac.uk</w:t>
        </w:r>
      </w:hyperlink>
      <w:r>
        <w:rPr>
          <w:rFonts w:ascii="Arial" w:eastAsiaTheme="minorEastAsia" w:hAnsi="Arial" w:cs="Arial"/>
          <w:szCs w:val="24"/>
        </w:rPr>
        <w:t xml:space="preserve"> </w:t>
      </w:r>
      <w:r w:rsidRPr="002C6978">
        <w:rPr>
          <w:rFonts w:ascii="Arial" w:eastAsiaTheme="minorEastAsia" w:hAnsi="Arial" w:cs="Arial"/>
          <w:szCs w:val="24"/>
        </w:rPr>
        <w:t xml:space="preserve"> 0009-0006-0403-1439</w:t>
      </w:r>
    </w:p>
    <w:p w14:paraId="555F42CE" w14:textId="77777777" w:rsidR="001F682C" w:rsidRPr="002C6978" w:rsidRDefault="001F682C" w:rsidP="001F682C">
      <w:pPr>
        <w:spacing w:after="0" w:line="276" w:lineRule="auto"/>
        <w:jc w:val="center"/>
        <w:rPr>
          <w:rFonts w:ascii="Arial" w:eastAsiaTheme="minorEastAsia" w:hAnsi="Arial" w:cs="Arial"/>
          <w:szCs w:val="24"/>
        </w:rPr>
      </w:pPr>
      <w:hyperlink r:id="rId13" w:history="1">
        <w:r w:rsidRPr="00361E97">
          <w:rPr>
            <w:rStyle w:val="Hyperlink"/>
            <w:rFonts w:ascii="Arial" w:eastAsiaTheme="minorEastAsia" w:hAnsi="Arial" w:cs="Arial"/>
            <w:szCs w:val="24"/>
          </w:rPr>
          <w:t>r.j.foster@ljmu.ac.uk</w:t>
        </w:r>
      </w:hyperlink>
      <w:r>
        <w:rPr>
          <w:rFonts w:ascii="Arial" w:eastAsiaTheme="minorEastAsia" w:hAnsi="Arial" w:cs="Arial"/>
          <w:szCs w:val="24"/>
        </w:rPr>
        <w:t xml:space="preserve"> </w:t>
      </w:r>
      <w:r w:rsidRPr="002C6978">
        <w:rPr>
          <w:rFonts w:ascii="Arial" w:eastAsiaTheme="minorEastAsia" w:hAnsi="Arial" w:cs="Arial"/>
          <w:szCs w:val="24"/>
        </w:rPr>
        <w:t xml:space="preserve"> 0000-0003-2410-9839</w:t>
      </w:r>
    </w:p>
    <w:p w14:paraId="4292B752" w14:textId="77777777" w:rsidR="001F682C" w:rsidRPr="002C6978" w:rsidRDefault="001F682C" w:rsidP="001F682C">
      <w:pPr>
        <w:spacing w:after="0" w:line="276" w:lineRule="auto"/>
        <w:jc w:val="center"/>
        <w:rPr>
          <w:rFonts w:ascii="Arial" w:eastAsiaTheme="minorEastAsia" w:hAnsi="Arial" w:cs="Arial"/>
          <w:szCs w:val="24"/>
        </w:rPr>
      </w:pPr>
      <w:hyperlink r:id="rId14" w:history="1">
        <w:r w:rsidRPr="00B54416">
          <w:rPr>
            <w:rFonts w:ascii="Arial" w:eastAsiaTheme="minorEastAsia" w:hAnsi="Arial" w:cs="Arial"/>
            <w:szCs w:val="24"/>
          </w:rPr>
          <w:t>g.j.barton@ljmu.ac.uk</w:t>
        </w:r>
      </w:hyperlink>
      <w:r>
        <w:rPr>
          <w:rFonts w:ascii="Arial" w:eastAsiaTheme="minorEastAsia" w:hAnsi="Arial" w:cs="Arial"/>
          <w:szCs w:val="24"/>
        </w:rPr>
        <w:t xml:space="preserve">  </w:t>
      </w:r>
      <w:r w:rsidRPr="002C6978">
        <w:rPr>
          <w:rFonts w:ascii="Arial" w:eastAsiaTheme="minorEastAsia" w:hAnsi="Arial" w:cs="Arial"/>
          <w:szCs w:val="24"/>
        </w:rPr>
        <w:t xml:space="preserve"> 0000-0002-7214-1967</w:t>
      </w:r>
    </w:p>
    <w:p w14:paraId="118FA081" w14:textId="77777777" w:rsidR="001F682C" w:rsidRDefault="001F682C" w:rsidP="001F682C">
      <w:pPr>
        <w:spacing w:after="0" w:line="276" w:lineRule="auto"/>
        <w:jc w:val="center"/>
        <w:rPr>
          <w:rFonts w:ascii="Arial" w:eastAsiaTheme="minorEastAsia" w:hAnsi="Arial" w:cs="Arial"/>
          <w:szCs w:val="24"/>
        </w:rPr>
      </w:pPr>
      <w:hyperlink r:id="rId15" w:history="1">
        <w:r w:rsidRPr="00361E97">
          <w:rPr>
            <w:rStyle w:val="Hyperlink"/>
            <w:rFonts w:ascii="Arial" w:eastAsiaTheme="minorEastAsia" w:hAnsi="Arial" w:cs="Arial"/>
            <w:szCs w:val="24"/>
          </w:rPr>
          <w:t>m.j.lake@ljmu.ac.uk</w:t>
        </w:r>
      </w:hyperlink>
      <w:r>
        <w:rPr>
          <w:rFonts w:ascii="Arial" w:eastAsiaTheme="minorEastAsia" w:hAnsi="Arial" w:cs="Arial"/>
          <w:szCs w:val="24"/>
        </w:rPr>
        <w:t xml:space="preserve"> </w:t>
      </w:r>
      <w:r w:rsidRPr="002C6978">
        <w:rPr>
          <w:rFonts w:ascii="Arial" w:eastAsiaTheme="minorEastAsia" w:hAnsi="Arial" w:cs="Arial"/>
          <w:szCs w:val="24"/>
        </w:rPr>
        <w:t xml:space="preserve"> 0000-0003-2479-2551</w:t>
      </w:r>
      <w:r>
        <w:rPr>
          <w:rFonts w:ascii="Arial" w:eastAsiaTheme="minorEastAsia" w:hAnsi="Arial" w:cs="Arial"/>
          <w:szCs w:val="24"/>
        </w:rPr>
        <w:br/>
      </w:r>
      <w:hyperlink r:id="rId16" w:history="1">
        <w:r w:rsidRPr="00B54416">
          <w:rPr>
            <w:rFonts w:ascii="Arial" w:eastAsiaTheme="minorEastAsia" w:hAnsi="Arial" w:cs="Arial"/>
            <w:szCs w:val="24"/>
          </w:rPr>
          <w:t>raihanasharir@uitm.edu.my</w:t>
        </w:r>
      </w:hyperlink>
      <w:r>
        <w:rPr>
          <w:rFonts w:ascii="Arial" w:eastAsiaTheme="minorEastAsia" w:hAnsi="Arial" w:cs="Arial"/>
          <w:szCs w:val="24"/>
        </w:rPr>
        <w:t xml:space="preserve">  </w:t>
      </w:r>
      <w:r w:rsidRPr="00A43133">
        <w:rPr>
          <w:rFonts w:ascii="Arial" w:eastAsiaTheme="minorEastAsia" w:hAnsi="Arial" w:cs="Arial"/>
          <w:szCs w:val="24"/>
        </w:rPr>
        <w:t>0000-0002-5520-5367</w:t>
      </w:r>
    </w:p>
    <w:p w14:paraId="4E0D34ED" w14:textId="77777777" w:rsidR="001F682C" w:rsidRPr="00B54416" w:rsidRDefault="001F682C" w:rsidP="001F682C">
      <w:pPr>
        <w:spacing w:after="0" w:line="276" w:lineRule="auto"/>
        <w:jc w:val="center"/>
        <w:rPr>
          <w:rFonts w:ascii="Arial" w:eastAsiaTheme="minorEastAsia" w:hAnsi="Arial" w:cs="Arial"/>
          <w:szCs w:val="24"/>
        </w:rPr>
      </w:pPr>
      <w:hyperlink r:id="rId17" w:history="1">
        <w:r w:rsidRPr="00B54416">
          <w:rPr>
            <w:rFonts w:ascii="Arial" w:eastAsiaTheme="minorEastAsia" w:hAnsi="Arial" w:cs="Arial"/>
            <w:szCs w:val="24"/>
          </w:rPr>
          <w:t>jiaming.xu@kuleuven.be</w:t>
        </w:r>
      </w:hyperlink>
      <w:r>
        <w:rPr>
          <w:rFonts w:ascii="Arial" w:eastAsiaTheme="minorEastAsia" w:hAnsi="Arial" w:cs="Arial"/>
          <w:szCs w:val="24"/>
        </w:rPr>
        <w:t xml:space="preserve"> </w:t>
      </w:r>
      <w:r w:rsidRPr="00B54416">
        <w:rPr>
          <w:rFonts w:ascii="Arial" w:eastAsiaTheme="minorEastAsia" w:hAnsi="Arial" w:cs="Arial"/>
          <w:szCs w:val="24"/>
        </w:rPr>
        <w:t xml:space="preserve"> </w:t>
      </w:r>
      <w:r w:rsidRPr="00A31B0D">
        <w:rPr>
          <w:rFonts w:ascii="Arial" w:eastAsiaTheme="minorEastAsia" w:hAnsi="Arial" w:cs="Arial"/>
          <w:szCs w:val="24"/>
        </w:rPr>
        <w:t>0000-0002-1682-8430</w:t>
      </w:r>
    </w:p>
    <w:p w14:paraId="6BB44D8C" w14:textId="77777777" w:rsidR="001F682C" w:rsidRPr="002C6978" w:rsidRDefault="001F682C" w:rsidP="001F682C">
      <w:pPr>
        <w:spacing w:after="0" w:line="276" w:lineRule="auto"/>
        <w:jc w:val="center"/>
        <w:rPr>
          <w:rFonts w:ascii="Arial" w:eastAsiaTheme="minorEastAsia" w:hAnsi="Arial" w:cs="Arial"/>
          <w:szCs w:val="24"/>
        </w:rPr>
      </w:pPr>
      <w:hyperlink r:id="rId18" w:history="1">
        <w:r w:rsidRPr="00B54416">
          <w:rPr>
            <w:rFonts w:ascii="Arial" w:eastAsiaTheme="minorEastAsia" w:hAnsi="Arial" w:cs="Arial"/>
            <w:szCs w:val="24"/>
          </w:rPr>
          <w:t>jos.vanrenterghem@kuleuven.be</w:t>
        </w:r>
      </w:hyperlink>
      <w:r>
        <w:rPr>
          <w:rFonts w:ascii="Arial" w:eastAsiaTheme="minorEastAsia" w:hAnsi="Arial" w:cs="Arial"/>
          <w:szCs w:val="24"/>
        </w:rPr>
        <w:t xml:space="preserve">  </w:t>
      </w:r>
      <w:r w:rsidRPr="00A44BC4">
        <w:rPr>
          <w:rFonts w:ascii="Arial" w:eastAsiaTheme="minorEastAsia" w:hAnsi="Arial" w:cs="Arial"/>
          <w:szCs w:val="24"/>
        </w:rPr>
        <w:t>0000-0002-1682-8430</w:t>
      </w:r>
    </w:p>
    <w:p w14:paraId="7F0FF1CF" w14:textId="77777777" w:rsidR="001F682C" w:rsidRPr="00B54416" w:rsidRDefault="001F682C" w:rsidP="001F682C">
      <w:pPr>
        <w:spacing w:after="0" w:line="276" w:lineRule="auto"/>
        <w:jc w:val="center"/>
        <w:rPr>
          <w:rFonts w:ascii="Arial" w:eastAsiaTheme="minorEastAsia" w:hAnsi="Arial" w:cs="Arial"/>
          <w:szCs w:val="24"/>
        </w:rPr>
      </w:pPr>
      <w:hyperlink r:id="rId19" w:history="1">
        <w:r w:rsidRPr="00B54416">
          <w:rPr>
            <w:rFonts w:ascii="Arial" w:eastAsiaTheme="minorEastAsia" w:hAnsi="Arial" w:cs="Arial"/>
            <w:szCs w:val="24"/>
          </w:rPr>
          <w:t>m.a.robinson@ljmu.ac.uk</w:t>
        </w:r>
      </w:hyperlink>
      <w:r>
        <w:rPr>
          <w:rFonts w:ascii="Arial" w:eastAsiaTheme="minorEastAsia" w:hAnsi="Arial" w:cs="Arial"/>
          <w:szCs w:val="24"/>
        </w:rPr>
        <w:t xml:space="preserve"> </w:t>
      </w:r>
      <w:r w:rsidRPr="00B54416">
        <w:rPr>
          <w:rFonts w:ascii="Arial" w:eastAsiaTheme="minorEastAsia" w:hAnsi="Arial" w:cs="Arial"/>
          <w:szCs w:val="24"/>
        </w:rPr>
        <w:t xml:space="preserve"> 0000-0002-5627-492X</w:t>
      </w:r>
    </w:p>
    <w:p w14:paraId="21BC9F71" w14:textId="77777777" w:rsidR="001F682C" w:rsidRPr="002C6978" w:rsidRDefault="001F682C" w:rsidP="001F682C">
      <w:pPr>
        <w:rPr>
          <w:rFonts w:ascii="Arial" w:hAnsi="Arial" w:cs="Arial"/>
        </w:rPr>
      </w:pPr>
    </w:p>
    <w:p w14:paraId="5C3D74A9" w14:textId="77777777" w:rsidR="001F682C" w:rsidRPr="002C6978" w:rsidRDefault="001F682C" w:rsidP="001F682C">
      <w:pPr>
        <w:rPr>
          <w:rFonts w:ascii="Arial" w:hAnsi="Arial" w:cs="Arial"/>
        </w:rPr>
      </w:pPr>
    </w:p>
    <w:p w14:paraId="3CB16397" w14:textId="77777777" w:rsidR="001F682C" w:rsidRPr="002C6978" w:rsidRDefault="001F682C" w:rsidP="001F682C">
      <w:pPr>
        <w:jc w:val="center"/>
        <w:rPr>
          <w:rFonts w:ascii="Arial" w:hAnsi="Arial" w:cs="Arial"/>
        </w:rPr>
      </w:pPr>
      <w:r w:rsidRPr="002C6978">
        <w:rPr>
          <w:rFonts w:ascii="Arial" w:hAnsi="Arial" w:cs="Arial"/>
        </w:rPr>
        <w:t>Submission to XXXX</w:t>
      </w:r>
    </w:p>
    <w:p w14:paraId="35DEF8C6" w14:textId="77777777" w:rsidR="002C6978" w:rsidRDefault="002C6978">
      <w:pPr>
        <w:rPr>
          <w:rFonts w:ascii="Arial" w:hAnsi="Arial" w:cs="Arial"/>
          <w:b/>
          <w:bCs/>
          <w:lang w:val="en-US"/>
        </w:rPr>
      </w:pPr>
      <w:r>
        <w:rPr>
          <w:rFonts w:ascii="Arial" w:hAnsi="Arial" w:cs="Arial"/>
          <w:b/>
          <w:bCs/>
          <w:lang w:val="en-US"/>
        </w:rPr>
        <w:br w:type="page"/>
      </w:r>
    </w:p>
    <w:p w14:paraId="34549B66" w14:textId="06E60BCD" w:rsidR="00FE052B" w:rsidRDefault="00FE052B" w:rsidP="003748F3">
      <w:pPr>
        <w:jc w:val="both"/>
        <w:rPr>
          <w:rFonts w:ascii="Arial" w:hAnsi="Arial" w:cs="Arial"/>
          <w:b/>
          <w:bCs/>
          <w:lang w:val="en-US"/>
        </w:rPr>
      </w:pPr>
      <w:r w:rsidRPr="006D198A">
        <w:rPr>
          <w:rFonts w:ascii="Arial" w:hAnsi="Arial" w:cs="Arial"/>
          <w:b/>
          <w:bCs/>
          <w:lang w:val="en-US"/>
        </w:rPr>
        <w:lastRenderedPageBreak/>
        <w:t>Introduction</w:t>
      </w:r>
    </w:p>
    <w:p w14:paraId="538A9FCD" w14:textId="7EAFE32C" w:rsidR="00133053" w:rsidRDefault="007E7E6B" w:rsidP="003748F3">
      <w:pPr>
        <w:jc w:val="both"/>
      </w:pPr>
      <w:r w:rsidRPr="007E7E6B">
        <w:rPr>
          <w:rFonts w:ascii="Arial" w:hAnsi="Arial" w:cs="Arial"/>
        </w:rPr>
        <w:t>Multi-camera markerless motion capture systems, such as Theia3D, have been increasingly used for the assessment of human movement and have been evaluated against established marker-based approaches across a growing body of validation literature. Previous validation studies comparing markerless and marker-based motion capture during gait have demonstrated that markerless systems can reproduce overall gait kinematic patterns, although systematic differences between approaches have been consistently reported</w:t>
      </w:r>
      <w:r>
        <w:rPr>
          <w:rFonts w:ascii="Arial" w:hAnsi="Arial" w:cs="Arial"/>
        </w:rPr>
        <w:t xml:space="preserve"> </w:t>
      </w:r>
      <w:r w:rsidR="00550A5C">
        <w:rPr>
          <w:rFonts w:ascii="Arial" w:hAnsi="Arial" w:cs="Arial"/>
        </w:rPr>
        <w:fldChar w:fldCharType="begin">
          <w:fldData xml:space="preserve">PEVuZE5vdGU+PENpdGU+PEF1dGhvcj5LYW5rbzwvQXV0aG9yPjxZZWFyPjIwMjE8L1llYXI+PFJl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</w:fldData>
        </w:fldChar>
      </w:r>
      <w:r w:rsidR="00550A5C">
        <w:rPr>
          <w:rFonts w:ascii="Arial" w:hAnsi="Arial" w:cs="Arial"/>
        </w:rPr>
        <w:instrText xml:space="preserve"> ADDIN EN.CITE </w:instrText>
      </w:r>
      <w:r w:rsidR="00550A5C">
        <w:rPr>
          <w:rFonts w:ascii="Arial" w:hAnsi="Arial" w:cs="Arial"/>
        </w:rPr>
        <w:fldChar w:fldCharType="begin">
          <w:fldData xml:space="preserve">PEVuZE5vdGU+PENpdGU+PEF1dGhvcj5LYW5rbzwvQXV0aG9yPjxZZWFyPjIwMjE8L1llYXI+PFJl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</w:fldData>
        </w:fldChar>
      </w:r>
      <w:r w:rsidR="00550A5C">
        <w:rPr>
          <w:rFonts w:ascii="Arial" w:hAnsi="Arial" w:cs="Arial"/>
        </w:rPr>
        <w:instrText xml:space="preserve"> ADDIN EN.CITE.DATA </w:instrText>
      </w:r>
      <w:r w:rsidR="00550A5C">
        <w:rPr>
          <w:rFonts w:ascii="Arial" w:hAnsi="Arial" w:cs="Arial"/>
        </w:rPr>
      </w:r>
      <w:r w:rsidR="00550A5C">
        <w:rPr>
          <w:rFonts w:ascii="Arial" w:hAnsi="Arial" w:cs="Arial"/>
        </w:rPr>
        <w:fldChar w:fldCharType="end"/>
      </w:r>
      <w:r w:rsidR="00550A5C">
        <w:rPr>
          <w:rFonts w:ascii="Arial" w:hAnsi="Arial" w:cs="Arial"/>
        </w:rPr>
      </w:r>
      <w:r w:rsidR="00550A5C">
        <w:rPr>
          <w:rFonts w:ascii="Arial" w:hAnsi="Arial" w:cs="Arial"/>
        </w:rPr>
        <w:fldChar w:fldCharType="separate"/>
      </w:r>
      <w:r w:rsidR="00550A5C">
        <w:rPr>
          <w:rFonts w:ascii="Arial" w:hAnsi="Arial" w:cs="Arial"/>
          <w:noProof/>
        </w:rPr>
        <w:t>(Kanko et al., 2021; Wishaupt et al., 2024; Kearney et al., 2025)</w:t>
      </w:r>
      <w:r w:rsidR="00550A5C">
        <w:rPr>
          <w:rFonts w:ascii="Arial" w:hAnsi="Arial" w:cs="Arial"/>
        </w:rPr>
        <w:fldChar w:fldCharType="end"/>
      </w:r>
      <w:r w:rsidR="00BF3CD8">
        <w:rPr>
          <w:rFonts w:ascii="Arial" w:hAnsi="Arial" w:cs="Arial"/>
        </w:rPr>
        <w:t xml:space="preserve">. </w:t>
      </w:r>
      <w:r w:rsidR="006C68AA" w:rsidRPr="006C68AA">
        <w:rPr>
          <w:rFonts w:ascii="Arial" w:hAnsi="Arial" w:cs="Arial"/>
        </w:rPr>
        <w:t>Agreement is generally strongest for sagittal-plane kinematics, particularly knee flexion/extension, whereas systematic offsets have been observed for pelvic tilt, hip flexion/extension and ankle dorsiflexion/plantarflexion</w:t>
      </w:r>
      <w:r w:rsidR="006C68AA">
        <w:rPr>
          <w:rFonts w:ascii="Arial" w:hAnsi="Arial" w:cs="Arial"/>
        </w:rPr>
        <w:t xml:space="preserve"> </w:t>
      </w:r>
      <w:r w:rsidR="006C68AA">
        <w:rPr>
          <w:rFonts w:ascii="Arial" w:hAnsi="Arial" w:cs="Arial"/>
        </w:rPr>
        <w:fldChar w:fldCharType="begin">
          <w:fldData xml:space="preserve">PEVuZE5vdGU+PENpdGU+PEF1dGhvcj5LYW5rbzwvQXV0aG9yPjxZZWFyPjIwMjE8L1llYXI+PFJl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</w:fldData>
        </w:fldChar>
      </w:r>
      <w:r w:rsidR="006C68AA">
        <w:rPr>
          <w:rFonts w:ascii="Arial" w:hAnsi="Arial" w:cs="Arial"/>
        </w:rPr>
        <w:instrText xml:space="preserve"> ADDIN EN.CITE </w:instrText>
      </w:r>
      <w:r w:rsidR="006C68AA">
        <w:rPr>
          <w:rFonts w:ascii="Arial" w:hAnsi="Arial" w:cs="Arial"/>
        </w:rPr>
        <w:fldChar w:fldCharType="begin">
          <w:fldData xml:space="preserve">PEVuZE5vdGU+PENpdGU+PEF1dGhvcj5LYW5rbzwvQXV0aG9yPjxZZWFyPjIwMjE8L1llYXI+PFJl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</w:fldData>
        </w:fldChar>
      </w:r>
      <w:r w:rsidR="006C68AA">
        <w:rPr>
          <w:rFonts w:ascii="Arial" w:hAnsi="Arial" w:cs="Arial"/>
        </w:rPr>
        <w:instrText xml:space="preserve"> ADDIN EN.CITE.DATA </w:instrText>
      </w:r>
      <w:r w:rsidR="006C68AA">
        <w:rPr>
          <w:rFonts w:ascii="Arial" w:hAnsi="Arial" w:cs="Arial"/>
        </w:rPr>
      </w:r>
      <w:r w:rsidR="006C68AA">
        <w:rPr>
          <w:rFonts w:ascii="Arial" w:hAnsi="Arial" w:cs="Arial"/>
        </w:rPr>
        <w:fldChar w:fldCharType="end"/>
      </w:r>
      <w:r w:rsidR="006C68AA">
        <w:rPr>
          <w:rFonts w:ascii="Arial" w:hAnsi="Arial" w:cs="Arial"/>
        </w:rPr>
      </w:r>
      <w:r w:rsidR="006C68AA">
        <w:rPr>
          <w:rFonts w:ascii="Arial" w:hAnsi="Arial" w:cs="Arial"/>
        </w:rPr>
        <w:fldChar w:fldCharType="separate"/>
      </w:r>
      <w:r w:rsidR="006C68AA">
        <w:rPr>
          <w:rFonts w:ascii="Arial" w:hAnsi="Arial" w:cs="Arial"/>
          <w:noProof/>
        </w:rPr>
        <w:t>(Kanko et al., 2021; Wishaupt et al., 2024)</w:t>
      </w:r>
      <w:r w:rsidR="006C68AA">
        <w:rPr>
          <w:rFonts w:ascii="Arial" w:hAnsi="Arial" w:cs="Arial"/>
        </w:rPr>
        <w:fldChar w:fldCharType="end"/>
      </w:r>
      <w:r w:rsidR="006C68AA">
        <w:rPr>
          <w:rFonts w:ascii="Arial" w:hAnsi="Arial" w:cs="Arial"/>
        </w:rPr>
        <w:t>.</w:t>
      </w:r>
      <w:r w:rsidR="004B464E" w:rsidRPr="004B464E">
        <w:rPr>
          <w:rFonts w:ascii="Arial" w:hAnsi="Arial" w:cs="Arial"/>
        </w:rPr>
        <w:t>For example, Kearney et al. (2025) reported an underestimation of anterior pelvic tilt using markerless motion capture, while Kanko et al. (2021) observed close agreement for knee flexion throughout the gait cycle.</w:t>
      </w:r>
      <w:r w:rsidR="004B464E">
        <w:rPr>
          <w:rFonts w:ascii="Arial" w:hAnsi="Arial" w:cs="Arial"/>
        </w:rPr>
        <w:t xml:space="preserve"> </w:t>
      </w:r>
      <w:r w:rsidR="004B464E" w:rsidRPr="004B464E">
        <w:rPr>
          <w:rFonts w:ascii="Arial" w:hAnsi="Arial" w:cs="Arial"/>
        </w:rPr>
        <w:t>Agreement in the frontal plane is generally good for hip and knee ab/adduction, although phase-specific differences have also been reported</w:t>
      </w:r>
      <w:r w:rsidR="004B464E">
        <w:rPr>
          <w:rFonts w:ascii="Arial" w:hAnsi="Arial" w:cs="Arial"/>
        </w:rPr>
        <w:t xml:space="preserve"> </w:t>
      </w:r>
      <w:r w:rsidR="004B464E">
        <w:rPr>
          <w:rFonts w:ascii="Arial" w:hAnsi="Arial" w:cs="Arial"/>
        </w:rPr>
        <w:fldChar w:fldCharType="begin">
          <w:fldData xml:space="preserve">PEVuZE5vdGU+PENpdGU+PEF1dGhvcj5HcmVhdmVzPC9BdXRob3I+PFllYXI+MjAyNTwvWWVhcj48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</w:fldData>
        </w:fldChar>
      </w:r>
      <w:r w:rsidR="004B464E">
        <w:rPr>
          <w:rFonts w:ascii="Arial" w:hAnsi="Arial" w:cs="Arial"/>
        </w:rPr>
        <w:instrText xml:space="preserve"> ADDIN EN.CITE </w:instrText>
      </w:r>
      <w:r w:rsidR="004B464E">
        <w:rPr>
          <w:rFonts w:ascii="Arial" w:hAnsi="Arial" w:cs="Arial"/>
        </w:rPr>
        <w:fldChar w:fldCharType="begin">
          <w:fldData xml:space="preserve">PEVuZE5vdGU+PENpdGU+PEF1dGhvcj5HcmVhdmVzPC9BdXRob3I+PFllYXI+MjAyNTwvWWVhcj48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</w:fldData>
        </w:fldChar>
      </w:r>
      <w:r w:rsidR="004B464E">
        <w:rPr>
          <w:rFonts w:ascii="Arial" w:hAnsi="Arial" w:cs="Arial"/>
        </w:rPr>
        <w:instrText xml:space="preserve"> ADDIN EN.CITE.DATA </w:instrText>
      </w:r>
      <w:r w:rsidR="004B464E">
        <w:rPr>
          <w:rFonts w:ascii="Arial" w:hAnsi="Arial" w:cs="Arial"/>
        </w:rPr>
      </w:r>
      <w:r w:rsidR="004B464E">
        <w:rPr>
          <w:rFonts w:ascii="Arial" w:hAnsi="Arial" w:cs="Arial"/>
        </w:rPr>
        <w:fldChar w:fldCharType="end"/>
      </w:r>
      <w:r w:rsidR="004B464E">
        <w:rPr>
          <w:rFonts w:ascii="Arial" w:hAnsi="Arial" w:cs="Arial"/>
        </w:rPr>
      </w:r>
      <w:r w:rsidR="004B464E">
        <w:rPr>
          <w:rFonts w:ascii="Arial" w:hAnsi="Arial" w:cs="Arial"/>
        </w:rPr>
        <w:fldChar w:fldCharType="separate"/>
      </w:r>
      <w:r w:rsidR="004B464E">
        <w:rPr>
          <w:rFonts w:ascii="Arial" w:hAnsi="Arial" w:cs="Arial"/>
          <w:noProof/>
        </w:rPr>
        <w:t>(Greaves et al., 2025; Kearney et al., 2025)</w:t>
      </w:r>
      <w:r w:rsidR="004B464E">
        <w:rPr>
          <w:rFonts w:ascii="Arial" w:hAnsi="Arial" w:cs="Arial"/>
        </w:rPr>
        <w:fldChar w:fldCharType="end"/>
      </w:r>
      <w:r w:rsidR="000820E0">
        <w:rPr>
          <w:rFonts w:ascii="Arial" w:hAnsi="Arial" w:cs="Arial"/>
        </w:rPr>
        <w:t xml:space="preserve">. </w:t>
      </w:r>
      <w:r w:rsidR="000820E0" w:rsidRPr="000820E0">
        <w:rPr>
          <w:rFonts w:ascii="Arial" w:hAnsi="Arial" w:cs="Arial"/>
        </w:rPr>
        <w:t>The largest discrepancies have typically been observed in the transverse plane, with hip and knee rotation and foot progression angles showing greater between-system differences and wider limits of agreement than sagittal-plane measures, with differences exceeding 10° for some variables and populations</w:t>
      </w:r>
      <w:r w:rsidR="000820E0">
        <w:rPr>
          <w:rFonts w:ascii="Arial" w:hAnsi="Arial" w:cs="Arial"/>
        </w:rPr>
        <w:fldChar w:fldCharType="begin">
          <w:fldData xml:space="preserve">PEVuZE5vdGU+PENpdGU+PEF1dGhvcj5LZWFybmV5PC9BdXRob3I+PFllYXI+MjAyNTwvWWVhcj48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</w:fldData>
        </w:fldChar>
      </w:r>
      <w:r w:rsidR="000820E0">
        <w:rPr>
          <w:rFonts w:ascii="Arial" w:hAnsi="Arial" w:cs="Arial"/>
        </w:rPr>
        <w:instrText xml:space="preserve"> ADDIN EN.CITE </w:instrText>
      </w:r>
      <w:r w:rsidR="000820E0">
        <w:rPr>
          <w:rFonts w:ascii="Arial" w:hAnsi="Arial" w:cs="Arial"/>
        </w:rPr>
        <w:fldChar w:fldCharType="begin">
          <w:fldData xml:space="preserve">PEVuZE5vdGU+PENpdGU+PEF1dGhvcj5LZWFybmV5PC9BdXRob3I+PFllYXI+MjAyNTwvWWVhcj48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</w:fldData>
        </w:fldChar>
      </w:r>
      <w:r w:rsidR="000820E0">
        <w:rPr>
          <w:rFonts w:ascii="Arial" w:hAnsi="Arial" w:cs="Arial"/>
        </w:rPr>
        <w:instrText xml:space="preserve"> ADDIN EN.CITE.DATA </w:instrText>
      </w:r>
      <w:r w:rsidR="000820E0">
        <w:rPr>
          <w:rFonts w:ascii="Arial" w:hAnsi="Arial" w:cs="Arial"/>
        </w:rPr>
      </w:r>
      <w:r w:rsidR="000820E0">
        <w:rPr>
          <w:rFonts w:ascii="Arial" w:hAnsi="Arial" w:cs="Arial"/>
        </w:rPr>
        <w:fldChar w:fldCharType="end"/>
      </w:r>
      <w:r w:rsidR="000820E0">
        <w:rPr>
          <w:rFonts w:ascii="Arial" w:hAnsi="Arial" w:cs="Arial"/>
        </w:rPr>
      </w:r>
      <w:r w:rsidR="000820E0">
        <w:rPr>
          <w:rFonts w:ascii="Arial" w:hAnsi="Arial" w:cs="Arial"/>
        </w:rPr>
        <w:fldChar w:fldCharType="separate"/>
      </w:r>
      <w:r w:rsidR="000820E0">
        <w:rPr>
          <w:rFonts w:ascii="Arial" w:hAnsi="Arial" w:cs="Arial"/>
          <w:noProof/>
        </w:rPr>
        <w:t>(Wishaupt et al., 2024; Kearney et al., 2025)</w:t>
      </w:r>
      <w:r w:rsidR="000820E0">
        <w:rPr>
          <w:rFonts w:ascii="Arial" w:hAnsi="Arial" w:cs="Arial"/>
        </w:rPr>
        <w:fldChar w:fldCharType="end"/>
      </w:r>
      <w:r w:rsidR="005A1D36">
        <w:rPr>
          <w:rFonts w:ascii="Arial" w:hAnsi="Arial" w:cs="Arial"/>
        </w:rPr>
        <w:t xml:space="preserve">. </w:t>
      </w:r>
      <w:r w:rsidR="005A1D36" w:rsidRPr="005A1D36">
        <w:rPr>
          <w:rFonts w:ascii="Arial" w:hAnsi="Arial" w:cs="Arial"/>
        </w:rPr>
        <w:t>Collectively, these findings indicate that although markerless and marker-based approaches reproduce similar overall gait patterns, systematic differences remain for specific kinematic variables, particularly pelvic tilt, rotational kinematics and foot progression angle.</w:t>
      </w:r>
    </w:p>
    <w:p w14:paraId="67504CA0" w14:textId="39E60DE4" w:rsidR="008970A7" w:rsidRDefault="00A85259" w:rsidP="003748F3">
      <w:pPr>
        <w:jc w:val="both"/>
        <w:rPr>
          <w:rFonts w:ascii="Arial" w:hAnsi="Arial" w:cs="Arial"/>
        </w:rPr>
      </w:pPr>
      <w:r w:rsidRPr="00A85259">
        <w:rPr>
          <w:rFonts w:ascii="Arial" w:hAnsi="Arial" w:cs="Arial"/>
        </w:rPr>
        <w:t>The interpretation of these between-system differences depends not only on whether a difference is present, but also on whether its magnitude is sufficiently large to affect the interpretation of gait kinematics. In clinical gait analysis, clinically meaningful thresholds have been used to contextualise the magnitude of kinematic differences in relation to measurement error and their potential implications for clinical interpretation</w:t>
      </w:r>
      <w:r w:rsidR="00B60E7D">
        <w:rPr>
          <w:rFonts w:ascii="Arial" w:hAnsi="Arial" w:cs="Arial"/>
        </w:rPr>
        <w:t xml:space="preserve"> </w:t>
      </w:r>
      <w:r w:rsidR="00B60E7D">
        <w:rPr>
          <w:rFonts w:ascii="Arial" w:hAnsi="Arial" w:cs="Arial"/>
        </w:rPr>
        <w:fldChar w:fldCharType="begin">
          <w:fldData xml:space="preserve">PEVuZE5vdGU+PENpdGU+PEF1dGhvcj5NY0dpbmxleTwvQXV0aG9yPjxZZWFyPjIwMDk8L1llYXI+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==
</w:fldData>
        </w:fldChar>
      </w:r>
      <w:r w:rsidR="00D45F45">
        <w:rPr>
          <w:rFonts w:ascii="Arial" w:hAnsi="Arial" w:cs="Arial"/>
        </w:rPr>
        <w:instrText xml:space="preserve"> ADDIN EN.CITE </w:instrText>
      </w:r>
      <w:r w:rsidR="00D45F45">
        <w:rPr>
          <w:rFonts w:ascii="Arial" w:hAnsi="Arial" w:cs="Arial"/>
        </w:rPr>
        <w:fldChar w:fldCharType="begin">
          <w:fldData xml:space="preserve">PEVuZE5vdGU+PENpdGU+PEF1dGhvcj5NY0dpbmxleTwvQXV0aG9yPjxZZWFyPjIwMDk8L1llYXI+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==
</w:fldData>
        </w:fldChar>
      </w:r>
      <w:r w:rsidR="00D45F45">
        <w:rPr>
          <w:rFonts w:ascii="Arial" w:hAnsi="Arial" w:cs="Arial"/>
        </w:rPr>
        <w:instrText xml:space="preserve"> ADDIN EN.CITE.DATA </w:instrText>
      </w:r>
      <w:r w:rsidR="00D45F45">
        <w:rPr>
          <w:rFonts w:ascii="Arial" w:hAnsi="Arial" w:cs="Arial"/>
        </w:rPr>
      </w:r>
      <w:r w:rsidR="00D45F45">
        <w:rPr>
          <w:rFonts w:ascii="Arial" w:hAnsi="Arial" w:cs="Arial"/>
        </w:rPr>
        <w:fldChar w:fldCharType="end"/>
      </w:r>
      <w:r w:rsidR="00B60E7D">
        <w:rPr>
          <w:rFonts w:ascii="Arial" w:hAnsi="Arial" w:cs="Arial"/>
        </w:rPr>
      </w:r>
      <w:r w:rsidR="00B60E7D">
        <w:rPr>
          <w:rFonts w:ascii="Arial" w:hAnsi="Arial" w:cs="Arial"/>
        </w:rPr>
        <w:fldChar w:fldCharType="separate"/>
      </w:r>
      <w:r w:rsidR="00D45F45">
        <w:rPr>
          <w:rFonts w:ascii="Arial" w:hAnsi="Arial" w:cs="Arial"/>
          <w:noProof/>
        </w:rPr>
        <w:t>(McGinley et al., 2009; D’Souza et al., 2024; Kearney et al., 2025)</w:t>
      </w:r>
      <w:r w:rsidR="00B60E7D">
        <w:rPr>
          <w:rFonts w:ascii="Arial" w:hAnsi="Arial" w:cs="Arial"/>
        </w:rPr>
        <w:fldChar w:fldCharType="end"/>
      </w:r>
      <w:r w:rsidR="00D45F45">
        <w:rPr>
          <w:rFonts w:ascii="Arial" w:hAnsi="Arial" w:cs="Arial"/>
        </w:rPr>
        <w:t>.</w:t>
      </w:r>
      <w:r w:rsidR="007910B6" w:rsidRPr="007910B6">
        <w:t xml:space="preserve"> </w:t>
      </w:r>
      <w:r w:rsidR="007910B6" w:rsidRPr="007910B6">
        <w:rPr>
          <w:rFonts w:ascii="Arial" w:hAnsi="Arial" w:cs="Arial"/>
        </w:rPr>
        <w:t>For example, McGinley et al. (2009) proposed that measurement errors below 2° are generally unlikely to affect clinical interpretation, whereas errors between 2° and 5° may require consideration and those exceeding 5° may be sufficiently large to influence interpretation. This framework has been widely adopted, with several markerless validation studies interpreting between-system differences against a 5° criterion</w:t>
      </w:r>
      <w:r w:rsidR="00280A3B">
        <w:rPr>
          <w:rFonts w:ascii="Arial" w:hAnsi="Arial" w:cs="Arial"/>
        </w:rPr>
        <w:fldChar w:fldCharType="begin">
          <w:fldData xml:space="preserve">PEVuZE5vdGU+PENpdGU+PEF1dGhvcj5E4oCZU291emE8L0F1dGhvcj48WWVhcj4yMDI0PC9ZZWFy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</w:fldData>
        </w:fldChar>
      </w:r>
      <w:r w:rsidR="00280A3B">
        <w:rPr>
          <w:rFonts w:ascii="Arial" w:hAnsi="Arial" w:cs="Arial"/>
        </w:rPr>
        <w:instrText xml:space="preserve"> ADDIN EN.CITE </w:instrText>
      </w:r>
      <w:r w:rsidR="00280A3B">
        <w:rPr>
          <w:rFonts w:ascii="Arial" w:hAnsi="Arial" w:cs="Arial"/>
        </w:rPr>
        <w:fldChar w:fldCharType="begin">
          <w:fldData xml:space="preserve">PEVuZE5vdGU+PENpdGU+PEF1dGhvcj5E4oCZU291emE8L0F1dGhvcj48WWVhcj4yMDI0PC9ZZWFy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</w:fldData>
        </w:fldChar>
      </w:r>
      <w:r w:rsidR="00280A3B">
        <w:rPr>
          <w:rFonts w:ascii="Arial" w:hAnsi="Arial" w:cs="Arial"/>
        </w:rPr>
        <w:instrText xml:space="preserve"> ADDIN EN.CITE.DATA </w:instrText>
      </w:r>
      <w:r w:rsidR="00280A3B">
        <w:rPr>
          <w:rFonts w:ascii="Arial" w:hAnsi="Arial" w:cs="Arial"/>
        </w:rPr>
      </w:r>
      <w:r w:rsidR="00280A3B">
        <w:rPr>
          <w:rFonts w:ascii="Arial" w:hAnsi="Arial" w:cs="Arial"/>
        </w:rPr>
        <w:fldChar w:fldCharType="end"/>
      </w:r>
      <w:r w:rsidR="00280A3B">
        <w:rPr>
          <w:rFonts w:ascii="Arial" w:hAnsi="Arial" w:cs="Arial"/>
        </w:rPr>
      </w:r>
      <w:r w:rsidR="00280A3B">
        <w:rPr>
          <w:rFonts w:ascii="Arial" w:hAnsi="Arial" w:cs="Arial"/>
        </w:rPr>
        <w:fldChar w:fldCharType="separate"/>
      </w:r>
      <w:r w:rsidR="00280A3B">
        <w:rPr>
          <w:rFonts w:ascii="Arial" w:hAnsi="Arial" w:cs="Arial"/>
          <w:noProof/>
        </w:rPr>
        <w:t>(D’Souza et al., 2024; Wishaupt et al., 2024; Greaves et al., 2025)</w:t>
      </w:r>
      <w:r w:rsidR="00280A3B">
        <w:rPr>
          <w:rFonts w:ascii="Arial" w:hAnsi="Arial" w:cs="Arial"/>
        </w:rPr>
        <w:fldChar w:fldCharType="end"/>
      </w:r>
      <w:r w:rsidR="00396768">
        <w:rPr>
          <w:rFonts w:ascii="Arial" w:hAnsi="Arial" w:cs="Arial"/>
        </w:rPr>
        <w:t xml:space="preserve">. </w:t>
      </w:r>
      <w:r w:rsidR="00396768" w:rsidRPr="00396768">
        <w:rPr>
          <w:rFonts w:ascii="Arial" w:hAnsi="Arial" w:cs="Arial"/>
        </w:rPr>
        <w:t>However, such thresholds provide general benchmarks for interpreting measurement error rather than system-specific estimates of the smallest change that can be distinguished from measurement variability, and their use as arbitrary absolute cutoffs has been questioned given that the marker-based reference itself exhibits errors of comparable magnitude</w:t>
      </w:r>
      <w:r w:rsidR="004C15F7">
        <w:rPr>
          <w:rFonts w:ascii="Arial" w:hAnsi="Arial" w:cs="Arial"/>
        </w:rPr>
        <w:t xml:space="preserve"> </w:t>
      </w:r>
      <w:r w:rsidR="004C15F7">
        <w:rPr>
          <w:rFonts w:ascii="Arial" w:hAnsi="Arial" w:cs="Arial"/>
        </w:rPr>
        <w:fldChar w:fldCharType="begin"/>
      </w:r>
      <w:r w:rsidR="004C15F7">
        <w:rPr>
          <w:rFonts w:ascii="Arial" w:hAnsi="Arial" w:cs="Arial"/>
        </w:rPr>
        <w:instrText xml:space="preserve"> ADDIN EN.CITE &lt;EndNote&gt;&lt;Cite&gt;&lt;Author&gt;Horsak&lt;/Author&gt;&lt;Year&gt;2026&lt;/Year&gt;&lt;RecNum&gt;163&lt;/RecNum&gt;&lt;DisplayText&gt;(Horsak et al., 2026)&lt;/DisplayText&gt;&lt;record&gt;&lt;rec-number&gt;163&lt;/rec-number&gt;&lt;foreign-keys&gt;&lt;key app="EN" db-id="9vpsz9r5szfa0oe9d5ep95919rxeasd2dfwe" timestamp="1786938960"&gt;163&lt;/key&gt;&lt;/foreign-keys&gt;&lt;ref-type name="Journal Article"&gt;17&lt;/ref-type&gt;&lt;contributors&gt;&lt;authors&gt;&lt;author&gt;Horsak, Brian&lt;/author&gt;&lt;author&gt;Kranzl, Andreas&lt;/author&gt;&lt;author&gt;Slijepcevic, Djordje&lt;/author&gt;&lt;author&gt;Svehlik, Martin&lt;/author&gt;&lt;author&gt;Dumphart, Bernhard&lt;/author&gt;&lt;/authors&gt;&lt;/contributors&gt;&lt;titles&gt;&lt;title&gt;Test–retest reliability of spatiotemporal, kinematic, and kinetic measures in marker-based 3D gait analysis: A systematic review&lt;/title&gt;&lt;secondary-title&gt;Gait &amp;amp; Posture&lt;/secondary-title&gt;&lt;/titles&gt;&lt;periodical&gt;&lt;full-title&gt;Gait &amp;amp; Posture&lt;/full-title&gt;&lt;/periodical&gt;&lt;pages&gt;110270&lt;/pages&gt;&lt;dates&gt;&lt;year&gt;2026&lt;/year&gt;&lt;/dates&gt;&lt;isbn&gt;0966-6362&lt;/isbn&gt;&lt;urls&gt;&lt;/urls&gt;&lt;/record&gt;&lt;/Cite&gt;&lt;/EndNote&gt;</w:instrText>
      </w:r>
      <w:r w:rsidR="004C15F7">
        <w:rPr>
          <w:rFonts w:ascii="Arial" w:hAnsi="Arial" w:cs="Arial"/>
        </w:rPr>
        <w:fldChar w:fldCharType="separate"/>
      </w:r>
      <w:r w:rsidR="004C15F7">
        <w:rPr>
          <w:rFonts w:ascii="Arial" w:hAnsi="Arial" w:cs="Arial"/>
          <w:noProof/>
        </w:rPr>
        <w:t>(Horsak et al., 2026)</w:t>
      </w:r>
      <w:r w:rsidR="004C15F7">
        <w:rPr>
          <w:rFonts w:ascii="Arial" w:hAnsi="Arial" w:cs="Arial"/>
        </w:rPr>
        <w:fldChar w:fldCharType="end"/>
      </w:r>
      <w:r w:rsidR="004C15F7">
        <w:rPr>
          <w:rFonts w:ascii="Arial" w:hAnsi="Arial" w:cs="Arial"/>
        </w:rPr>
        <w:t xml:space="preserve">. </w:t>
      </w:r>
      <w:r w:rsidR="004C15F7" w:rsidRPr="004C15F7">
        <w:rPr>
          <w:rFonts w:ascii="Arial" w:hAnsi="Arial" w:cs="Arial"/>
        </w:rPr>
        <w:t>This distinction is important when determining whether two measurement approaches can be considered practically interchangeable. The minimal detectable change (MDC), derived from the standard error of measurement, provides an alternative, system-specific threshold by quantifying the magnitude of change required to exceed expected measurement error</w:t>
      </w:r>
      <w:r w:rsidR="00481D34">
        <w:rPr>
          <w:rFonts w:ascii="Arial" w:hAnsi="Arial" w:cs="Arial"/>
        </w:rPr>
        <w:t xml:space="preserve"> </w:t>
      </w:r>
      <w:r w:rsidR="004C15F7">
        <w:rPr>
          <w:rFonts w:ascii="Arial" w:hAnsi="Arial" w:cs="Arial"/>
        </w:rPr>
        <w:fldChar w:fldCharType="begin"/>
      </w:r>
      <w:r w:rsidR="004C15F7">
        <w:rPr>
          <w:rFonts w:ascii="Arial" w:hAnsi="Arial" w:cs="Arial"/>
        </w:rPr>
        <w:instrText xml:space="preserve"> ADDIN EN.CITE &lt;EndNote&gt;&lt;Cite&gt;&lt;Author&gt;Horsak&lt;/Author&gt;&lt;Year&gt;2026&lt;/Year&gt;&lt;RecNum&gt;163&lt;/RecNum&gt;&lt;DisplayText&gt;(Horsak et al., 2026)&lt;/DisplayText&gt;&lt;record&gt;&lt;rec-number&gt;163&lt;/rec-number&gt;&lt;foreign-keys&gt;&lt;key app="EN" db-id="9vpsz9r5szfa0oe9d5ep95919rxeasd2dfwe" timestamp="1786938960"&gt;163&lt;/key&gt;&lt;/foreign-keys&gt;&lt;ref-type name="Journal Article"&gt;17&lt;/ref-type&gt;&lt;contributors&gt;&lt;authors&gt;&lt;author&gt;Horsak, Brian&lt;/author&gt;&lt;author&gt;Kranzl, Andreas&lt;/author&gt;&lt;author&gt;Slijepcevic, Djordje&lt;/author&gt;&lt;author&gt;Svehlik, Martin&lt;/author&gt;&lt;author&gt;Dumphart, Bernhard&lt;/author&gt;&lt;/authors&gt;&lt;/contributors&gt;&lt;titles&gt;&lt;title&gt;Test–retest reliability of spatiotemporal, kinematic, and kinetic measures in marker-based 3D gait analysis: A systematic review&lt;/title&gt;&lt;secondary-title&gt;Gait &amp;amp; Posture&lt;/secondary-title&gt;&lt;/titles&gt;&lt;periodical&gt;&lt;full-title&gt;Gait &amp;amp; Posture&lt;/full-title&gt;&lt;/periodical&gt;&lt;pages&gt;110270&lt;/pages&gt;&lt;dates&gt;&lt;year&gt;2026&lt;/year&gt;&lt;/dates&gt;&lt;isbn&gt;0966-6362&lt;/isbn&gt;&lt;urls&gt;&lt;/urls&gt;&lt;/record&gt;&lt;/Cite&gt;&lt;/EndNote&gt;</w:instrText>
      </w:r>
      <w:r w:rsidR="004C15F7">
        <w:rPr>
          <w:rFonts w:ascii="Arial" w:hAnsi="Arial" w:cs="Arial"/>
        </w:rPr>
        <w:fldChar w:fldCharType="separate"/>
      </w:r>
      <w:r w:rsidR="004C15F7">
        <w:rPr>
          <w:rFonts w:ascii="Arial" w:hAnsi="Arial" w:cs="Arial"/>
          <w:noProof/>
        </w:rPr>
        <w:t>(Horsak et al., 2026)</w:t>
      </w:r>
      <w:r w:rsidR="004C15F7">
        <w:rPr>
          <w:rFonts w:ascii="Arial" w:hAnsi="Arial" w:cs="Arial"/>
        </w:rPr>
        <w:fldChar w:fldCharType="end"/>
      </w:r>
      <w:r w:rsidR="004C15F7">
        <w:rPr>
          <w:rFonts w:ascii="Arial" w:hAnsi="Arial" w:cs="Arial"/>
        </w:rPr>
        <w:t>.</w:t>
      </w:r>
      <w:r w:rsidR="00CC4385" w:rsidRPr="00CC4385">
        <w:t xml:space="preserve"> </w:t>
      </w:r>
      <w:r w:rsidR="00CC4385" w:rsidRPr="00CC4385">
        <w:rPr>
          <w:rFonts w:ascii="Arial" w:hAnsi="Arial" w:cs="Arial"/>
        </w:rPr>
        <w:t>Consequently, evaluating between-system differences relative to the MDC of the markerless system may provide a measurement-based criterion for determining whether disagreement between markerless and marker-based approaches is sufficiently small relative to the measurement capability of the markerless system.</w:t>
      </w:r>
      <w:r w:rsidR="003F24B7">
        <w:rPr>
          <w:rFonts w:ascii="Arial" w:hAnsi="Arial" w:cs="Arial"/>
        </w:rPr>
        <w:t xml:space="preserve"> </w:t>
      </w:r>
      <w:r w:rsidR="003F24B7" w:rsidRPr="003F24B7">
        <w:rPr>
          <w:rFonts w:ascii="Arial" w:hAnsi="Arial" w:cs="Arial"/>
        </w:rPr>
        <w:t xml:space="preserve">Therefore, using the MDC of the markerless system as an equivalence bound provides a measurement-based criterion against which the magnitude of disagreement between markerless and marker-based systems can be evaluated. Equivalence testing provides a statistical framework for this comparison by determining whether the confidence interval around the between-system difference lies </w:t>
      </w:r>
      <w:r w:rsidR="003F24B7" w:rsidRPr="003F24B7">
        <w:rPr>
          <w:rFonts w:ascii="Arial" w:hAnsi="Arial" w:cs="Arial"/>
        </w:rPr>
        <w:lastRenderedPageBreak/>
        <w:t>entirely within these prespecified bounds</w:t>
      </w:r>
      <w:r w:rsidR="00E434F5">
        <w:rPr>
          <w:rFonts w:ascii="Arial" w:hAnsi="Arial" w:cs="Arial"/>
        </w:rPr>
        <w:t xml:space="preserve"> </w:t>
      </w:r>
      <w:r w:rsidR="00E434F5">
        <w:rPr>
          <w:rFonts w:ascii="Arial" w:hAnsi="Arial" w:cs="Arial"/>
        </w:rPr>
        <w:fldChar w:fldCharType="begin">
          <w:fldData xml:space="preserve">PEVuZE5vdGU+PENpdGU+PEF1dGhvcj5EaXhvbjwvQXV0aG9yPjxZZWFyPjIwMTg8L1llYXI+PFJl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==
</w:fldData>
        </w:fldChar>
      </w:r>
      <w:r w:rsidR="00D021EA">
        <w:rPr>
          <w:rFonts w:ascii="Arial" w:hAnsi="Arial" w:cs="Arial"/>
        </w:rPr>
        <w:instrText xml:space="preserve"> ADDIN EN.CITE </w:instrText>
      </w:r>
      <w:r w:rsidR="00D021EA">
        <w:rPr>
          <w:rFonts w:ascii="Arial" w:hAnsi="Arial" w:cs="Arial"/>
        </w:rPr>
        <w:fldChar w:fldCharType="begin">
          <w:fldData xml:space="preserve">PEVuZE5vdGU+PENpdGU+PEF1dGhvcj5EaXhvbjwvQXV0aG9yPjxZZWFyPjIwMTg8L1llYXI+PFJl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==
</w:fldData>
        </w:fldChar>
      </w:r>
      <w:r w:rsidR="00D021EA">
        <w:rPr>
          <w:rFonts w:ascii="Arial" w:hAnsi="Arial" w:cs="Arial"/>
        </w:rPr>
        <w:instrText xml:space="preserve"> ADDIN EN.CITE.DATA </w:instrText>
      </w:r>
      <w:r w:rsidR="00D021EA">
        <w:rPr>
          <w:rFonts w:ascii="Arial" w:hAnsi="Arial" w:cs="Arial"/>
        </w:rPr>
      </w:r>
      <w:r w:rsidR="00D021EA">
        <w:rPr>
          <w:rFonts w:ascii="Arial" w:hAnsi="Arial" w:cs="Arial"/>
        </w:rPr>
        <w:fldChar w:fldCharType="end"/>
      </w:r>
      <w:r w:rsidR="00E434F5">
        <w:rPr>
          <w:rFonts w:ascii="Arial" w:hAnsi="Arial" w:cs="Arial"/>
        </w:rPr>
      </w:r>
      <w:r w:rsidR="00E434F5">
        <w:rPr>
          <w:rFonts w:ascii="Arial" w:hAnsi="Arial" w:cs="Arial"/>
        </w:rPr>
        <w:fldChar w:fldCharType="separate"/>
      </w:r>
      <w:r w:rsidR="00D021EA">
        <w:rPr>
          <w:rFonts w:ascii="Arial" w:hAnsi="Arial" w:cs="Arial"/>
          <w:noProof/>
        </w:rPr>
        <w:t>(Dixon et al., 2018; Lakens et al., 2018; O’Brien, 2021)</w:t>
      </w:r>
      <w:r w:rsidR="00E434F5">
        <w:rPr>
          <w:rFonts w:ascii="Arial" w:hAnsi="Arial" w:cs="Arial"/>
        </w:rPr>
        <w:fldChar w:fldCharType="end"/>
      </w:r>
      <w:r w:rsidR="00D021EA">
        <w:rPr>
          <w:rFonts w:ascii="Arial" w:hAnsi="Arial" w:cs="Arial"/>
        </w:rPr>
        <w:t>.</w:t>
      </w:r>
    </w:p>
    <w:p w14:paraId="460F4555" w14:textId="187FE8CC" w:rsidR="0C6EFC59" w:rsidRDefault="00E342B7" w:rsidP="0C6EFC59">
      <w:pPr>
        <w:jc w:val="both"/>
        <w:rPr>
          <w:rFonts w:ascii="Arial" w:hAnsi="Arial" w:cs="Arial"/>
        </w:rPr>
      </w:pPr>
      <w:r w:rsidRPr="00E342B7">
        <w:rPr>
          <w:rFonts w:ascii="Arial" w:hAnsi="Arial" w:cs="Arial"/>
        </w:rPr>
        <w:t xml:space="preserve">This approach differs conceptually from conventional hypothesis tests designed to detect differences between measurement systems. A non-significant difference does not provide evidence that two methods are sufficiently similar, as failure to detect a difference may reflect limited statistical power rather than meaningful agreement. Equivalence testing instead directly evaluates whether the magnitude of the between-system difference is sufficiently small to fall within prespecified acceptable bounds </w:t>
      </w:r>
      <w:r>
        <w:rPr>
          <w:rFonts w:ascii="Arial" w:hAnsi="Arial" w:cs="Arial"/>
        </w:rPr>
        <w:fldChar w:fldCharType="begin"/>
      </w:r>
      <w:r>
        <w:rPr>
          <w:rFonts w:ascii="Arial" w:hAnsi="Arial" w:cs="Arial"/>
        </w:rPr>
        <w:instrText xml:space="preserve"> ADDIN EN.CITE &lt;EndNote&gt;&lt;Cite&gt;&lt;Author&gt;Dixon&lt;/Author&gt;&lt;Year&gt;2018&lt;/Year&gt;&lt;RecNum&gt;151&lt;/RecNum&gt;&lt;DisplayText&gt;(Dixon et al., 2018)&lt;/DisplayText&gt;&lt;record&gt;&lt;rec-number&gt;151&lt;/rec-number&gt;&lt;foreign-keys&gt;&lt;key app="EN" db-id="9vpsz9r5szfa0oe9d5ep95919rxeasd2dfwe" timestamp="1759490311"&gt;151&lt;/key&gt;&lt;/foreign-keys&gt;&lt;ref-type name="Journal Article"&gt;17&lt;/ref-type&gt;&lt;contributors&gt;&lt;authors&gt;&lt;author&gt;Dixon, Philip M&lt;/author&gt;&lt;author&gt;Saint-Maurice, Pedro F&lt;/author&gt;&lt;author&gt;Kim, Youngwon&lt;/author&gt;&lt;author&gt;Hibbing, Paul&lt;/author&gt;&lt;author&gt;Bai, Yang&lt;/author&gt;&lt;author&gt;Welk, Gregory J&lt;/author&gt;&lt;/authors&gt;&lt;/contributors&gt;&lt;titles&gt;&lt;title&gt;A primer on the use of equivalence testing for evaluating measurement agreement&lt;/title&gt;&lt;secondary-title&gt;Medicine and science in sports and exercise&lt;/secondary-title&gt;&lt;/titles&gt;&lt;periodical&gt;&lt;full-title&gt;Medicine and science in sports and exercise&lt;/full-title&gt;&lt;/periodical&gt;&lt;pages&gt;837&lt;/pages&gt;&lt;volume&gt;50&lt;/volume&gt;&lt;number&gt;4&lt;/number&gt;&lt;dates&gt;&lt;year&gt;2018&lt;/year&gt;&lt;/dates&gt;&lt;urls&gt;&lt;/urls&gt;&lt;/record&gt;&lt;/Cite&gt;&lt;/EndNote&gt;</w:instrText>
      </w:r>
      <w:r>
        <w:rPr>
          <w:rFonts w:ascii="Arial" w:hAnsi="Arial" w:cs="Arial"/>
        </w:rPr>
        <w:fldChar w:fldCharType="separate"/>
      </w:r>
      <w:r>
        <w:rPr>
          <w:rFonts w:ascii="Arial" w:hAnsi="Arial" w:cs="Arial"/>
          <w:noProof/>
        </w:rPr>
        <w:t>(Dixon et al., 2018)</w:t>
      </w:r>
      <w:r>
        <w:rPr>
          <w:rFonts w:ascii="Arial" w:hAnsi="Arial" w:cs="Arial"/>
        </w:rPr>
        <w:fldChar w:fldCharType="end"/>
      </w:r>
      <w:r>
        <w:rPr>
          <w:rFonts w:ascii="Arial" w:hAnsi="Arial" w:cs="Arial"/>
        </w:rPr>
        <w:t>.</w:t>
      </w:r>
      <w:r w:rsidRPr="00E342B7">
        <w:rPr>
          <w:rFonts w:ascii="Arial" w:hAnsi="Arial" w:cs="Arial"/>
        </w:rPr>
        <w:t xml:space="preserve"> Applying the MDC of the markerless system as these bounds therefore allows equivalence to be interpreted relative to the measurement capability of the system: where between-system differences and their associated confidence intervals fall within the MDC, the disagreement is smaller than the magnitude of change required to exceed expected measurement error in the markerless system.</w:t>
      </w:r>
    </w:p>
    <w:p w14:paraId="793CCAE0" w14:textId="3ED2EE40" w:rsidR="00805731" w:rsidRPr="006D198A" w:rsidRDefault="008F1515" w:rsidP="005F7F0C">
      <w:pPr>
        <w:jc w:val="both"/>
        <w:rPr>
          <w:rFonts w:ascii="Arial" w:hAnsi="Arial" w:cs="Arial"/>
          <w:lang w:val="en-US"/>
        </w:rPr>
      </w:pPr>
      <w:r w:rsidRPr="07E5BD22">
        <w:rPr>
          <w:rFonts w:ascii="Arial" w:hAnsi="Arial" w:cs="Arial"/>
        </w:rPr>
        <w:t>T</w:t>
      </w:r>
      <w:r w:rsidR="00757B0E" w:rsidRPr="07E5BD22">
        <w:rPr>
          <w:rFonts w:ascii="Arial" w:hAnsi="Arial" w:cs="Arial"/>
        </w:rPr>
        <w:t>he aim of this study was to determine whether overground gait kinematics derived from markerless (ML) and marker-based (MB) motion capture systems are equivalent</w:t>
      </w:r>
      <w:r w:rsidR="00B507D7" w:rsidRPr="07E5BD22">
        <w:rPr>
          <w:rFonts w:ascii="Arial" w:hAnsi="Arial" w:cs="Arial"/>
        </w:rPr>
        <w:t xml:space="preserve">, by evaluating </w:t>
      </w:r>
      <w:r w:rsidR="001C28DC" w:rsidRPr="07E5BD22">
        <w:rPr>
          <w:rFonts w:ascii="Arial" w:hAnsi="Arial" w:cs="Arial"/>
        </w:rPr>
        <w:t xml:space="preserve">whether the magnitude of differences </w:t>
      </w:r>
      <w:r w:rsidR="00387D65" w:rsidRPr="07E5BD22">
        <w:rPr>
          <w:rFonts w:ascii="Arial" w:hAnsi="Arial" w:cs="Arial"/>
        </w:rPr>
        <w:t xml:space="preserve">between systems </w:t>
      </w:r>
      <w:commentRangeStart w:id="2"/>
      <w:r w:rsidR="00387D65" w:rsidRPr="07E5BD22">
        <w:rPr>
          <w:rFonts w:ascii="Arial" w:hAnsi="Arial" w:cs="Arial"/>
        </w:rPr>
        <w:t xml:space="preserve">falls below the minimal detectable change (MDC) of the </w:t>
      </w:r>
      <w:r w:rsidR="00626D0D" w:rsidRPr="07E5BD22">
        <w:rPr>
          <w:rFonts w:ascii="Arial" w:hAnsi="Arial" w:cs="Arial"/>
        </w:rPr>
        <w:t>ML system</w:t>
      </w:r>
      <w:commentRangeEnd w:id="2"/>
      <w:r w:rsidRPr="07E5BD22">
        <w:rPr>
          <w:rStyle w:val="CommentReference"/>
          <w:rFonts w:ascii="Arial" w:hAnsi="Arial" w:cs="Arial"/>
          <w:sz w:val="22"/>
          <w:szCs w:val="22"/>
        </w:rPr>
        <w:commentReference w:id="2"/>
      </w:r>
      <w:r w:rsidR="00626D0D" w:rsidRPr="07E5BD22">
        <w:rPr>
          <w:rFonts w:ascii="Arial" w:hAnsi="Arial" w:cs="Arial"/>
        </w:rPr>
        <w:t xml:space="preserve">, which </w:t>
      </w:r>
      <w:r w:rsidR="005F7F0C" w:rsidRPr="07E5BD22">
        <w:rPr>
          <w:rFonts w:ascii="Arial" w:hAnsi="Arial" w:cs="Arial"/>
        </w:rPr>
        <w:t xml:space="preserve">would </w:t>
      </w:r>
      <w:r w:rsidR="00626D0D" w:rsidRPr="07E5BD22">
        <w:rPr>
          <w:rFonts w:ascii="Arial" w:hAnsi="Arial" w:cs="Arial"/>
        </w:rPr>
        <w:t>indicat</w:t>
      </w:r>
      <w:r w:rsidR="005F7F0C" w:rsidRPr="07E5BD22">
        <w:rPr>
          <w:rFonts w:ascii="Arial" w:hAnsi="Arial" w:cs="Arial"/>
        </w:rPr>
        <w:t>e</w:t>
      </w:r>
      <w:r w:rsidR="00626D0D" w:rsidRPr="07E5BD22">
        <w:rPr>
          <w:rFonts w:ascii="Arial" w:hAnsi="Arial" w:cs="Arial"/>
        </w:rPr>
        <w:t xml:space="preserve"> practical interchangeability. </w:t>
      </w:r>
    </w:p>
    <w:p w14:paraId="2B9352CE" w14:textId="77777777" w:rsidR="00A02460" w:rsidRPr="006D198A" w:rsidRDefault="00A02460" w:rsidP="003748F3">
      <w:pPr>
        <w:jc w:val="both"/>
        <w:rPr>
          <w:rFonts w:ascii="Arial" w:hAnsi="Arial" w:cs="Arial"/>
          <w:lang w:val="en-US"/>
        </w:rPr>
      </w:pPr>
    </w:p>
    <w:p w14:paraId="51290CF8" w14:textId="77777777" w:rsidR="00AA4316" w:rsidRPr="006D198A" w:rsidRDefault="00AA4316" w:rsidP="003748F3">
      <w:pPr>
        <w:jc w:val="both"/>
        <w:rPr>
          <w:rFonts w:ascii="Arial" w:hAnsi="Arial" w:cs="Arial"/>
          <w:b/>
          <w:bCs/>
        </w:rPr>
      </w:pPr>
      <w:r w:rsidRPr="006D198A">
        <w:rPr>
          <w:rFonts w:ascii="Arial" w:hAnsi="Arial" w:cs="Arial"/>
          <w:b/>
          <w:bCs/>
        </w:rPr>
        <w:t>Method</w:t>
      </w:r>
    </w:p>
    <w:p w14:paraId="08666283" w14:textId="2930D35B" w:rsidR="00AA4316" w:rsidRPr="006D198A" w:rsidRDefault="00AA4316" w:rsidP="003748F3">
      <w:pPr>
        <w:jc w:val="both"/>
        <w:rPr>
          <w:rFonts w:ascii="Arial" w:hAnsi="Arial" w:cs="Arial"/>
          <w:b/>
          <w:bCs/>
        </w:rPr>
      </w:pPr>
      <w:r w:rsidRPr="006D198A">
        <w:rPr>
          <w:rFonts w:ascii="Arial" w:hAnsi="Arial" w:cs="Arial"/>
          <w:b/>
          <w:bCs/>
        </w:rPr>
        <w:t>Participants</w:t>
      </w:r>
    </w:p>
    <w:p w14:paraId="11767657" w14:textId="2603B37A" w:rsidR="00AA4316" w:rsidRPr="006D198A" w:rsidRDefault="00AA4316" w:rsidP="003748F3">
      <w:pPr>
        <w:jc w:val="both"/>
        <w:rPr>
          <w:rFonts w:ascii="Arial" w:hAnsi="Arial" w:cs="Arial"/>
        </w:rPr>
      </w:pPr>
      <w:r w:rsidRPr="0046E699">
        <w:rPr>
          <w:rFonts w:ascii="Arial" w:hAnsi="Arial" w:cs="Arial"/>
        </w:rPr>
        <w:t>Twenty-four healthy adults (9 female</w:t>
      </w:r>
      <w:r w:rsidR="00F62C57" w:rsidRPr="0046E699">
        <w:rPr>
          <w:rFonts w:ascii="Arial" w:hAnsi="Arial" w:cs="Arial"/>
        </w:rPr>
        <w:t>s</w:t>
      </w:r>
      <w:r w:rsidRPr="0046E699">
        <w:rPr>
          <w:rFonts w:ascii="Arial" w:hAnsi="Arial" w:cs="Arial"/>
        </w:rPr>
        <w:t>, 15 male</w:t>
      </w:r>
      <w:r w:rsidR="00F62C57" w:rsidRPr="0046E699">
        <w:rPr>
          <w:rFonts w:ascii="Arial" w:hAnsi="Arial" w:cs="Arial"/>
        </w:rPr>
        <w:t>s</w:t>
      </w:r>
      <w:r w:rsidRPr="0046E699">
        <w:rPr>
          <w:rFonts w:ascii="Arial" w:hAnsi="Arial" w:cs="Arial"/>
        </w:rPr>
        <w:t xml:space="preserve">; mean ± SD age: 26 ± 5 years; height: 167 ± 8 cm; body mass: 67 ± 11 kg; body mass index: 24 ± 3 kg/m²) </w:t>
      </w:r>
      <w:r w:rsidR="00BB6C0D" w:rsidRPr="0046E699">
        <w:rPr>
          <w:rFonts w:ascii="Arial" w:hAnsi="Arial" w:cs="Arial"/>
        </w:rPr>
        <w:t>volunteered</w:t>
      </w:r>
      <w:r w:rsidRPr="0046E699">
        <w:rPr>
          <w:rFonts w:ascii="Arial" w:hAnsi="Arial" w:cs="Arial"/>
        </w:rPr>
        <w:t xml:space="preserve"> to participate in this study. Participants reported no history of lower-limb injury, were not undergoing rehabilitation, and had no diagnosed neuromuscular or musculoskeletal impairments at the time of testing. All participants provided written informed consent prior to data collection. Ethical approval was granted by the </w:t>
      </w:r>
      <w:commentRangeStart w:id="3"/>
      <w:r w:rsidRPr="0046E699">
        <w:rPr>
          <w:rFonts w:ascii="Arial" w:hAnsi="Arial" w:cs="Arial"/>
        </w:rPr>
        <w:t>Liverpool John Moores University Research Ethics Committee</w:t>
      </w:r>
      <w:commentRangeEnd w:id="3"/>
      <w:r w:rsidRPr="0046E699">
        <w:rPr>
          <w:rStyle w:val="CommentReference"/>
          <w:rFonts w:ascii="Arial" w:hAnsi="Arial" w:cs="Arial"/>
          <w:sz w:val="22"/>
          <w:szCs w:val="22"/>
        </w:rPr>
        <w:commentReference w:id="3"/>
      </w:r>
      <w:r w:rsidR="00CA49C5" w:rsidRPr="0046E699">
        <w:rPr>
          <w:rFonts w:ascii="Arial" w:hAnsi="Arial" w:cs="Arial"/>
        </w:rPr>
        <w:t>.</w:t>
      </w:r>
      <w:ins w:id="4" w:author="raihanasharir" w:date="2026-07-29T03:32:00Z" w16du:dateUtc="2026-07-29T03:32:25Z">
        <w:r w:rsidR="0DD7C098" w:rsidRPr="0046E699">
          <w:rPr>
            <w:rFonts w:ascii="Arial" w:hAnsi="Arial" w:cs="Arial"/>
          </w:rPr>
          <w:t xml:space="preserve"> </w:t>
        </w:r>
      </w:ins>
    </w:p>
    <w:p w14:paraId="0ADD5B42" w14:textId="77777777" w:rsidR="00B7594E" w:rsidRPr="006D198A" w:rsidRDefault="00B7594E" w:rsidP="003748F3">
      <w:pPr>
        <w:jc w:val="both"/>
        <w:rPr>
          <w:rFonts w:ascii="Arial" w:hAnsi="Arial" w:cs="Arial"/>
          <w:b/>
          <w:bCs/>
        </w:rPr>
      </w:pPr>
      <w:r w:rsidRPr="006D198A">
        <w:rPr>
          <w:rFonts w:ascii="Arial" w:hAnsi="Arial" w:cs="Arial"/>
          <w:b/>
          <w:bCs/>
        </w:rPr>
        <w:t>Experimental protocol</w:t>
      </w:r>
    </w:p>
    <w:p w14:paraId="5EC09040" w14:textId="770906FD" w:rsidR="00692C3F" w:rsidRPr="00AA03A3" w:rsidRDefault="00692C3F" w:rsidP="00692C3F">
      <w:pPr>
        <w:jc w:val="both"/>
        <w:rPr>
          <w:rFonts w:ascii="Arial" w:hAnsi="Arial" w:cs="Arial"/>
        </w:rPr>
      </w:pPr>
      <w:r w:rsidRPr="00AA03A3">
        <w:rPr>
          <w:rFonts w:ascii="Arial" w:hAnsi="Arial" w:cs="Arial"/>
        </w:rPr>
        <w:t xml:space="preserve">Participants attended the laboratory for a single overground walking data collection session. Prior to testing, participants were instructed to wear tight-fitting clothing, consisting of base layers or a tight-fitting top exposing the elbows and tight shorts worn above the knee. This clothing was required to allow accurate placement and visibility of reflective markers for the </w:t>
      </w:r>
      <w:commentRangeStart w:id="5"/>
      <w:r w:rsidRPr="00AA03A3">
        <w:rPr>
          <w:rFonts w:ascii="Arial" w:hAnsi="Arial" w:cs="Arial"/>
        </w:rPr>
        <w:t>marker-based motion capture system while also enabling reliable pose estimation from the markerless system</w:t>
      </w:r>
      <w:commentRangeEnd w:id="5"/>
      <w:r w:rsidR="00F62C57" w:rsidRPr="00AA03A3">
        <w:rPr>
          <w:rStyle w:val="CommentReference"/>
          <w:rFonts w:ascii="Arial" w:hAnsi="Arial" w:cs="Arial"/>
          <w:sz w:val="22"/>
          <w:szCs w:val="22"/>
        </w:rPr>
        <w:commentReference w:id="5"/>
      </w:r>
      <w:r w:rsidRPr="00AA03A3">
        <w:rPr>
          <w:rFonts w:ascii="Arial" w:hAnsi="Arial" w:cs="Arial"/>
        </w:rPr>
        <w:t>.</w:t>
      </w:r>
      <w:r w:rsidR="00DD0753">
        <w:rPr>
          <w:rFonts w:ascii="Arial" w:hAnsi="Arial" w:cs="Arial"/>
        </w:rPr>
        <w:t xml:space="preserve"> </w:t>
      </w:r>
      <w:r w:rsidRPr="00AA03A3">
        <w:rPr>
          <w:rFonts w:ascii="Arial" w:hAnsi="Arial" w:cs="Arial"/>
        </w:rPr>
        <w:t>Participants were advised to wear contrasting colours between the top and shorts to facilitate markerless pose estimation.</w:t>
      </w:r>
      <w:r w:rsidR="00C75A73">
        <w:rPr>
          <w:rFonts w:ascii="Arial" w:hAnsi="Arial" w:cs="Arial"/>
        </w:rPr>
        <w:t xml:space="preserve"> </w:t>
      </w:r>
      <w:r w:rsidR="00067614" w:rsidRPr="00AA03A3">
        <w:rPr>
          <w:rFonts w:ascii="Arial" w:hAnsi="Arial" w:cs="Arial"/>
        </w:rPr>
        <w:t>Markerless (ML) and marker-based (MB) motion capture data were recorded simultaneously during the trials</w:t>
      </w:r>
      <w:r w:rsidR="00067614">
        <w:rPr>
          <w:rFonts w:ascii="Arial" w:hAnsi="Arial" w:cs="Arial"/>
        </w:rPr>
        <w:t xml:space="preserve">. </w:t>
      </w:r>
      <w:r w:rsidRPr="00AA03A3">
        <w:rPr>
          <w:rFonts w:ascii="Arial" w:hAnsi="Arial" w:cs="Arial"/>
        </w:rPr>
        <w:t xml:space="preserve">Eight overground walking trials were recorded for each participant </w:t>
      </w:r>
      <w:r w:rsidR="002E0F53">
        <w:rPr>
          <w:rFonts w:ascii="Arial" w:hAnsi="Arial" w:cs="Arial"/>
        </w:rPr>
        <w:t>along 10 m</w:t>
      </w:r>
      <w:r w:rsidR="00BB71AC">
        <w:rPr>
          <w:rFonts w:ascii="Arial" w:hAnsi="Arial" w:cs="Arial"/>
        </w:rPr>
        <w:t xml:space="preserve"> walkway at </w:t>
      </w:r>
      <w:r w:rsidR="00BB71AC" w:rsidRPr="00AA03A3">
        <w:rPr>
          <w:rFonts w:ascii="Arial" w:hAnsi="Arial" w:cs="Arial"/>
        </w:rPr>
        <w:t>a</w:t>
      </w:r>
      <w:r w:rsidRPr="00AA03A3">
        <w:rPr>
          <w:rFonts w:ascii="Arial" w:hAnsi="Arial" w:cs="Arial"/>
        </w:rPr>
        <w:t xml:space="preserve"> </w:t>
      </w:r>
      <w:commentRangeStart w:id="6"/>
      <w:r w:rsidRPr="00AA03A3">
        <w:rPr>
          <w:rFonts w:ascii="Arial" w:hAnsi="Arial" w:cs="Arial"/>
        </w:rPr>
        <w:t>self-selected walking speed</w:t>
      </w:r>
      <w:commentRangeEnd w:id="6"/>
      <w:r w:rsidR="00AA32AD" w:rsidRPr="00AA03A3">
        <w:rPr>
          <w:rStyle w:val="CommentReference"/>
          <w:rFonts w:ascii="Arial" w:hAnsi="Arial" w:cs="Arial"/>
          <w:sz w:val="22"/>
          <w:szCs w:val="22"/>
        </w:rPr>
        <w:commentReference w:id="6"/>
      </w:r>
      <w:r w:rsidRPr="00AA03A3">
        <w:rPr>
          <w:rFonts w:ascii="Arial" w:hAnsi="Arial" w:cs="Arial"/>
        </w:rPr>
        <w:t>.</w:t>
      </w:r>
      <w:r w:rsidR="009F24DA">
        <w:rPr>
          <w:rFonts w:ascii="Arial" w:hAnsi="Arial" w:cs="Arial"/>
        </w:rPr>
        <w:t xml:space="preserve"> </w:t>
      </w:r>
      <w:r w:rsidR="008F1515">
        <w:rPr>
          <w:rFonts w:ascii="Arial" w:hAnsi="Arial" w:cs="Arial"/>
        </w:rPr>
        <w:t xml:space="preserve">Eight separate walking trials were collected so each analysed gait cycle represented </w:t>
      </w:r>
      <w:commentRangeStart w:id="7"/>
      <w:r w:rsidR="008F1515">
        <w:rPr>
          <w:rFonts w:ascii="Arial" w:hAnsi="Arial" w:cs="Arial"/>
        </w:rPr>
        <w:t>an independent walking attempt</w:t>
      </w:r>
      <w:commentRangeEnd w:id="7"/>
      <w:r w:rsidR="00AA32AD">
        <w:rPr>
          <w:rStyle w:val="CommentReference"/>
          <w:rFonts w:ascii="Arial" w:hAnsi="Arial" w:cs="Arial"/>
          <w:sz w:val="22"/>
          <w:szCs w:val="22"/>
        </w:rPr>
        <w:commentReference w:id="7"/>
      </w:r>
      <w:r w:rsidR="008F1515">
        <w:rPr>
          <w:rFonts w:ascii="Arial" w:hAnsi="Arial" w:cs="Arial"/>
        </w:rPr>
        <w:t xml:space="preserve">, consistent with a typical gait analysis procedure. </w:t>
      </w:r>
      <w:r w:rsidR="007316B5">
        <w:rPr>
          <w:rFonts w:ascii="Arial" w:hAnsi="Arial" w:cs="Arial"/>
        </w:rPr>
        <w:t xml:space="preserve">Only the </w:t>
      </w:r>
      <w:commentRangeStart w:id="8"/>
      <w:r w:rsidR="007316B5">
        <w:rPr>
          <w:rFonts w:ascii="Arial" w:hAnsi="Arial" w:cs="Arial"/>
        </w:rPr>
        <w:t xml:space="preserve">central </w:t>
      </w:r>
      <w:commentRangeEnd w:id="8"/>
      <w:r w:rsidR="00AA32AD">
        <w:rPr>
          <w:rStyle w:val="CommentReference"/>
          <w:rFonts w:ascii="Arial" w:hAnsi="Arial" w:cs="Arial"/>
          <w:sz w:val="22"/>
          <w:szCs w:val="22"/>
        </w:rPr>
        <w:commentReference w:id="8"/>
      </w:r>
      <w:r w:rsidR="007316B5">
        <w:rPr>
          <w:rFonts w:ascii="Arial" w:hAnsi="Arial" w:cs="Arial"/>
        </w:rPr>
        <w:t xml:space="preserve">right gait cycle from each walking trial </w:t>
      </w:r>
      <w:r w:rsidR="007F3FE5">
        <w:rPr>
          <w:rFonts w:ascii="Arial" w:hAnsi="Arial" w:cs="Arial"/>
        </w:rPr>
        <w:t>was analysed</w:t>
      </w:r>
      <w:r w:rsidR="008F1515">
        <w:rPr>
          <w:rFonts w:ascii="Arial" w:hAnsi="Arial" w:cs="Arial"/>
        </w:rPr>
        <w:t xml:space="preserve"> </w:t>
      </w:r>
      <w:r w:rsidR="00DD3651">
        <w:rPr>
          <w:rFonts w:ascii="Arial" w:hAnsi="Arial" w:cs="Arial"/>
        </w:rPr>
        <w:t xml:space="preserve">to avoid </w:t>
      </w:r>
      <w:r w:rsidR="008F1515">
        <w:rPr>
          <w:rFonts w:ascii="Arial" w:hAnsi="Arial" w:cs="Arial"/>
        </w:rPr>
        <w:t>analysing</w:t>
      </w:r>
      <w:r w:rsidR="00DD3651">
        <w:rPr>
          <w:rFonts w:ascii="Arial" w:hAnsi="Arial" w:cs="Arial"/>
        </w:rPr>
        <w:t xml:space="preserve"> gait initiation and to make sure the participants app</w:t>
      </w:r>
      <w:r w:rsidR="004269B3">
        <w:rPr>
          <w:rFonts w:ascii="Arial" w:hAnsi="Arial" w:cs="Arial"/>
        </w:rPr>
        <w:t>eared a</w:t>
      </w:r>
      <w:r w:rsidR="008F1515">
        <w:rPr>
          <w:rFonts w:ascii="Arial" w:hAnsi="Arial" w:cs="Arial"/>
        </w:rPr>
        <w:t>s</w:t>
      </w:r>
      <w:r w:rsidR="004269B3">
        <w:rPr>
          <w:rFonts w:ascii="Arial" w:hAnsi="Arial" w:cs="Arial"/>
        </w:rPr>
        <w:t xml:space="preserve"> a consistent size </w:t>
      </w:r>
      <w:r w:rsidR="008F1515">
        <w:rPr>
          <w:rFonts w:ascii="Arial" w:hAnsi="Arial" w:cs="Arial"/>
        </w:rPr>
        <w:t>in</w:t>
      </w:r>
      <w:r w:rsidR="004269B3">
        <w:rPr>
          <w:rFonts w:ascii="Arial" w:hAnsi="Arial" w:cs="Arial"/>
        </w:rPr>
        <w:t xml:space="preserve"> all </w:t>
      </w:r>
      <w:r w:rsidR="008F1515">
        <w:rPr>
          <w:rFonts w:ascii="Arial" w:hAnsi="Arial" w:cs="Arial"/>
        </w:rPr>
        <w:t xml:space="preserve">video </w:t>
      </w:r>
      <w:r w:rsidR="004269B3">
        <w:rPr>
          <w:rFonts w:ascii="Arial" w:hAnsi="Arial" w:cs="Arial"/>
        </w:rPr>
        <w:t xml:space="preserve">cameras. </w:t>
      </w:r>
    </w:p>
    <w:p w14:paraId="0767D768" w14:textId="77777777" w:rsidR="00531BC2" w:rsidRPr="006D198A" w:rsidRDefault="00531BC2" w:rsidP="003748F3">
      <w:pPr>
        <w:jc w:val="both"/>
        <w:rPr>
          <w:rFonts w:ascii="Arial" w:hAnsi="Arial" w:cs="Arial"/>
        </w:rPr>
      </w:pPr>
    </w:p>
    <w:p w14:paraId="43F8D9B3" w14:textId="77777777" w:rsidR="00D143BC" w:rsidRPr="006D198A" w:rsidRDefault="00D143BC" w:rsidP="003748F3">
      <w:pPr>
        <w:jc w:val="both"/>
        <w:rPr>
          <w:rFonts w:ascii="Arial" w:hAnsi="Arial" w:cs="Arial"/>
          <w:b/>
          <w:bCs/>
        </w:rPr>
      </w:pPr>
      <w:r w:rsidRPr="006D198A">
        <w:rPr>
          <w:rFonts w:ascii="Arial" w:hAnsi="Arial" w:cs="Arial"/>
          <w:b/>
          <w:bCs/>
        </w:rPr>
        <w:t>Tools and equipment</w:t>
      </w:r>
    </w:p>
    <w:p w14:paraId="1679B3BA" w14:textId="5B06D70D" w:rsidR="00AB7608" w:rsidRPr="006D198A" w:rsidRDefault="00D143BC" w:rsidP="003748F3">
      <w:pPr>
        <w:jc w:val="both"/>
        <w:rPr>
          <w:rFonts w:ascii="Arial" w:hAnsi="Arial" w:cs="Arial"/>
        </w:rPr>
      </w:pPr>
      <w:r w:rsidRPr="006D198A">
        <w:rPr>
          <w:rFonts w:ascii="Arial" w:hAnsi="Arial" w:cs="Arial"/>
        </w:rPr>
        <w:t xml:space="preserve">Motion capture data were collected using a combined marker-based and markerless setup consisting of ten Qualisys Arqus A12 infrared cameras and eight synchronised Qualisys Miqus </w:t>
      </w:r>
      <w:r w:rsidRPr="006D198A">
        <w:rPr>
          <w:rFonts w:ascii="Arial" w:hAnsi="Arial" w:cs="Arial"/>
        </w:rPr>
        <w:lastRenderedPageBreak/>
        <w:t xml:space="preserve">video cameras (Qualisys AB, Gothenburg, Sweden). </w:t>
      </w:r>
      <w:r w:rsidR="00AB7608" w:rsidRPr="00AB7608">
        <w:rPr>
          <w:rFonts w:ascii="Arial" w:hAnsi="Arial" w:cs="Arial"/>
        </w:rPr>
        <w:t xml:space="preserve">Video data were captured at a resolution of </w:t>
      </w:r>
      <w:commentRangeStart w:id="9"/>
      <w:r w:rsidR="00AB7608" w:rsidRPr="00AB7608">
        <w:rPr>
          <w:rFonts w:ascii="Arial" w:hAnsi="Arial" w:cs="Arial"/>
        </w:rPr>
        <w:t>1,920 × 1,080 pixels</w:t>
      </w:r>
      <w:commentRangeStart w:id="10"/>
      <w:commentRangeStart w:id="11"/>
      <w:r w:rsidR="00AB7608" w:rsidRPr="00AB7608">
        <w:rPr>
          <w:rFonts w:ascii="Arial" w:hAnsi="Arial" w:cs="Arial"/>
        </w:rPr>
        <w:t>,</w:t>
      </w:r>
      <w:commentRangeEnd w:id="10"/>
      <w:r w:rsidR="00AA32AD" w:rsidRPr="00AB7608">
        <w:rPr>
          <w:rStyle w:val="CommentReference"/>
          <w:rFonts w:ascii="Arial" w:hAnsi="Arial" w:cs="Arial"/>
          <w:sz w:val="22"/>
          <w:szCs w:val="22"/>
        </w:rPr>
        <w:commentReference w:id="10"/>
      </w:r>
      <w:commentRangeEnd w:id="11"/>
      <w:r w:rsidRPr="00AB7608">
        <w:rPr>
          <w:rStyle w:val="CommentReference"/>
          <w:rFonts w:ascii="Arial" w:hAnsi="Arial" w:cs="Arial"/>
          <w:sz w:val="22"/>
          <w:szCs w:val="22"/>
        </w:rPr>
        <w:commentReference w:id="11"/>
      </w:r>
      <w:r w:rsidR="00AB7608" w:rsidRPr="00AB7608">
        <w:rPr>
          <w:rFonts w:ascii="Arial" w:hAnsi="Arial" w:cs="Arial"/>
        </w:rPr>
        <w:t xml:space="preserve"> while marker data were recorded at a sampling frequency of </w:t>
      </w:r>
      <w:commentRangeStart w:id="12"/>
      <w:r w:rsidR="00AB7608" w:rsidRPr="00AB7608">
        <w:rPr>
          <w:rFonts w:ascii="Arial" w:hAnsi="Arial" w:cs="Arial"/>
        </w:rPr>
        <w:t>85 Hz</w:t>
      </w:r>
      <w:commentRangeEnd w:id="12"/>
      <w:r w:rsidR="00AA32AD" w:rsidRPr="00AB7608">
        <w:rPr>
          <w:rStyle w:val="CommentReference"/>
          <w:rFonts w:ascii="Arial" w:hAnsi="Arial" w:cs="Arial"/>
          <w:sz w:val="22"/>
          <w:szCs w:val="22"/>
        </w:rPr>
        <w:commentReference w:id="12"/>
      </w:r>
      <w:r w:rsidR="00AB7608" w:rsidRPr="00AB7608">
        <w:rPr>
          <w:rFonts w:ascii="Arial" w:hAnsi="Arial" w:cs="Arial"/>
        </w:rPr>
        <w:t>.</w:t>
      </w:r>
      <w:commentRangeEnd w:id="9"/>
      <w:r w:rsidRPr="006D198A">
        <w:rPr>
          <w:rStyle w:val="CommentReference"/>
          <w:rFonts w:ascii="Arial" w:hAnsi="Arial" w:cs="Arial"/>
          <w:sz w:val="22"/>
          <w:szCs w:val="22"/>
        </w:rPr>
        <w:commentReference w:id="9"/>
      </w:r>
    </w:p>
    <w:p w14:paraId="1CEAD05E" w14:textId="28F4D6A6" w:rsidR="005F6C0A" w:rsidRDefault="00D143BC" w:rsidP="003748F3">
      <w:pPr>
        <w:jc w:val="both"/>
        <w:rPr>
          <w:rFonts w:ascii="Arial" w:hAnsi="Arial" w:cs="Arial"/>
        </w:rPr>
      </w:pPr>
      <w:r w:rsidRPr="006D198A">
        <w:rPr>
          <w:rFonts w:ascii="Arial" w:hAnsi="Arial" w:cs="Arial"/>
        </w:rPr>
        <w:t>For the markerless setup, video cameras were mounted on tripods at heights between 1.2 and 1.65 m and positioned symmetrically around the capture volume. Cameras were placed closer to the centre of the volume than is typical for marker-based motion capture to ensure that participants were at least 500 pixels tall in each video frame</w:t>
      </w:r>
      <w:r w:rsidR="00AA32AD">
        <w:rPr>
          <w:rFonts w:ascii="Arial" w:hAnsi="Arial" w:cs="Arial"/>
        </w:rPr>
        <w:t xml:space="preserve"> near the centre of the walkway</w:t>
      </w:r>
      <w:r w:rsidRPr="006D198A">
        <w:rPr>
          <w:rFonts w:ascii="Arial" w:hAnsi="Arial" w:cs="Arial"/>
        </w:rPr>
        <w:t>. For the marker-based setup, infrared cameras were mounted on the surrounding laboratory walls at a height of approximately 3 m and oriented towards the centre of the capture volume.</w:t>
      </w:r>
      <w:r w:rsidR="0034220F" w:rsidRPr="0034220F">
        <w:t xml:space="preserve"> </w:t>
      </w:r>
      <w:r w:rsidR="0034220F" w:rsidRPr="0034220F">
        <w:rPr>
          <w:rFonts w:ascii="Arial" w:hAnsi="Arial" w:cs="Arial"/>
        </w:rPr>
        <w:t xml:space="preserve">Four additional spotlights were positioned around the capture volume to enhance lighting conditions and improve video </w:t>
      </w:r>
      <w:r w:rsidR="00DC5CA4">
        <w:rPr>
          <w:rFonts w:ascii="Arial" w:hAnsi="Arial" w:cs="Arial"/>
        </w:rPr>
        <w:t>brightness</w:t>
      </w:r>
      <w:r w:rsidR="00DC5CA4" w:rsidRPr="0034220F">
        <w:rPr>
          <w:rFonts w:ascii="Arial" w:hAnsi="Arial" w:cs="Arial"/>
        </w:rPr>
        <w:t xml:space="preserve"> </w:t>
      </w:r>
      <w:r w:rsidR="0034220F" w:rsidRPr="0034220F">
        <w:rPr>
          <w:rFonts w:ascii="Arial" w:hAnsi="Arial" w:cs="Arial"/>
        </w:rPr>
        <w:t>for markerless tracking.</w:t>
      </w:r>
      <w:r w:rsidR="000E358F">
        <w:rPr>
          <w:rFonts w:ascii="Arial" w:hAnsi="Arial" w:cs="Arial"/>
        </w:rPr>
        <w:t xml:space="preserve"> </w:t>
      </w:r>
      <w:r w:rsidRPr="006D198A">
        <w:rPr>
          <w:rFonts w:ascii="Arial" w:hAnsi="Arial" w:cs="Arial"/>
        </w:rPr>
        <w:t xml:space="preserve">Both systems were calibrated simultaneously prior to data collection and shared the same global reference frame. </w:t>
      </w:r>
    </w:p>
    <w:p w14:paraId="2CC10147" w14:textId="48841A55" w:rsidR="00357C80" w:rsidRPr="006D198A" w:rsidRDefault="00D143BC" w:rsidP="003748F3">
      <w:pPr>
        <w:jc w:val="both"/>
        <w:rPr>
          <w:rFonts w:ascii="Arial" w:hAnsi="Arial" w:cs="Arial"/>
        </w:rPr>
      </w:pPr>
      <w:r w:rsidRPr="07E5BD22">
        <w:rPr>
          <w:rFonts w:ascii="Arial" w:hAnsi="Arial" w:cs="Arial"/>
        </w:rPr>
        <w:t>For the marker-based condition, 34 passive retroreflective</w:t>
      </w:r>
      <w:r w:rsidR="002A0869" w:rsidRPr="07E5BD22">
        <w:rPr>
          <w:rFonts w:ascii="Arial" w:hAnsi="Arial" w:cs="Arial"/>
        </w:rPr>
        <w:t xml:space="preserve"> </w:t>
      </w:r>
      <w:r w:rsidR="00BB2AB6" w:rsidRPr="07E5BD22">
        <w:rPr>
          <w:rFonts w:ascii="Arial" w:hAnsi="Arial" w:cs="Arial"/>
        </w:rPr>
        <w:t>markers (</w:t>
      </w:r>
      <w:r w:rsidRPr="07E5BD22">
        <w:rPr>
          <w:rFonts w:ascii="Arial" w:hAnsi="Arial" w:cs="Arial"/>
        </w:rPr>
        <w:fldChar w:fldCharType="begin"/>
      </w:r>
      <w:r w:rsidRPr="07E5BD22">
        <w:rPr>
          <w:rFonts w:ascii="Arial" w:hAnsi="Arial" w:cs="Arial"/>
        </w:rPr>
        <w:instrText xml:space="preserve"> REF _Ref220258441 \h </w:instrText>
      </w:r>
      <w:r w:rsidRPr="07E5BD22">
        <w:rPr>
          <w:rFonts w:ascii="Arial" w:hAnsi="Arial" w:cs="Arial"/>
        </w:rPr>
      </w:r>
      <w:r w:rsidRPr="07E5BD22">
        <w:rPr>
          <w:rFonts w:ascii="Arial" w:hAnsi="Arial" w:cs="Arial"/>
        </w:rPr>
        <w:fldChar w:fldCharType="separate"/>
      </w:r>
      <w:r w:rsidR="000928B8" w:rsidRPr="07E5BD22">
        <w:rPr>
          <w:rFonts w:ascii="Arial" w:hAnsi="Arial" w:cs="Arial"/>
        </w:rPr>
        <w:t xml:space="preserve">Figure </w:t>
      </w:r>
      <w:r w:rsidR="000928B8" w:rsidRPr="07E5BD22">
        <w:rPr>
          <w:rFonts w:ascii="Arial" w:hAnsi="Arial" w:cs="Arial"/>
          <w:noProof/>
        </w:rPr>
        <w:t>1</w:t>
      </w:r>
      <w:r w:rsidRPr="07E5BD22">
        <w:rPr>
          <w:rFonts w:ascii="Arial" w:hAnsi="Arial" w:cs="Arial"/>
        </w:rPr>
        <w:fldChar w:fldCharType="end"/>
      </w:r>
      <w:r w:rsidR="002549B2" w:rsidRPr="07E5BD22">
        <w:rPr>
          <w:rFonts w:ascii="Arial" w:hAnsi="Arial" w:cs="Arial"/>
        </w:rPr>
        <w:t>)</w:t>
      </w:r>
      <w:r w:rsidR="001D5016" w:rsidRPr="07E5BD22">
        <w:rPr>
          <w:rFonts w:ascii="Arial" w:hAnsi="Arial" w:cs="Arial"/>
        </w:rPr>
        <w:t xml:space="preserve"> </w:t>
      </w:r>
      <w:r w:rsidRPr="07E5BD22">
        <w:rPr>
          <w:rFonts w:ascii="Arial" w:hAnsi="Arial" w:cs="Arial"/>
        </w:rPr>
        <w:t>were</w:t>
      </w:r>
      <w:r w:rsidR="00AF1722" w:rsidRPr="07E5BD22">
        <w:rPr>
          <w:rFonts w:ascii="Arial" w:hAnsi="Arial" w:cs="Arial"/>
        </w:rPr>
        <w:t xml:space="preserve"> placed on key anatomical landmark</w:t>
      </w:r>
      <w:r w:rsidR="00190685" w:rsidRPr="07E5BD22">
        <w:rPr>
          <w:rFonts w:ascii="Arial" w:hAnsi="Arial" w:cs="Arial"/>
        </w:rPr>
        <w:t>s</w:t>
      </w:r>
      <w:r w:rsidR="00AF1722" w:rsidRPr="07E5BD22">
        <w:rPr>
          <w:rFonts w:ascii="Arial" w:hAnsi="Arial" w:cs="Arial"/>
        </w:rPr>
        <w:t xml:space="preserve"> of the pelvis, thigh, shank and foot</w:t>
      </w:r>
      <w:r w:rsidRPr="07E5BD22">
        <w:rPr>
          <w:rFonts w:ascii="Arial" w:hAnsi="Arial" w:cs="Arial"/>
        </w:rPr>
        <w:t xml:space="preserve"> according to the Conventional Gait Model (CGM) version 1.1</w:t>
      </w:r>
      <w:r w:rsidR="002525CC">
        <w:rPr>
          <w:rFonts w:ascii="Arial" w:hAnsi="Arial" w:cs="Arial"/>
        </w:rPr>
        <w:t xml:space="preserve"> and CGM 2.4 </w:t>
      </w:r>
      <w:r w:rsidR="00CD6F70" w:rsidRPr="07E5BD22">
        <w:rPr>
          <w:rFonts w:ascii="Arial" w:hAnsi="Arial" w:cs="Arial"/>
        </w:rPr>
        <w:t xml:space="preserve"> </w:t>
      </w:r>
      <w:r w:rsidRPr="07E5BD22">
        <w:rPr>
          <w:rFonts w:ascii="Arial" w:hAnsi="Arial" w:cs="Arial"/>
        </w:rPr>
        <w:fldChar w:fldCharType="begin"/>
      </w:r>
      <w:r w:rsidRPr="07E5BD22">
        <w:rPr>
          <w:rFonts w:ascii="Arial" w:hAnsi="Arial" w:cs="Arial"/>
        </w:rPr>
        <w:instrText xml:space="preserve"> ADDIN EN.CITE &lt;EndNote&gt;&lt;Cite&gt;&lt;Author&gt;Leboeuf&lt;/Author&gt;&lt;Year&gt;2019&lt;/Year&gt;&lt;RecNum&gt;34&lt;/RecNum&gt;&lt;DisplayText&gt;(Leboeuf et al., 2019)&lt;/DisplayText&gt;&lt;record&gt;&lt;rec-number&gt;34&lt;/rec-number&gt;&lt;foreign-keys&gt;&lt;key app="EN" db-id="9vpsz9r5szfa0oe9d5ep95919rxeasd2dfwe" timestamp="1663848061"&gt;34&lt;/key&gt;&lt;/foreign-keys&gt;&lt;ref-type name="Journal Article"&gt;17&lt;/ref-type&gt;&lt;contributors&gt;&lt;authors&gt;&lt;author&gt;Leboeuf, F.&lt;/author&gt;&lt;author&gt;Baker, R.&lt;/author&gt;&lt;author&gt;Barré, A.&lt;/author&gt;&lt;author&gt;Reay, J.&lt;/author&gt;&lt;author&gt;Jones, R.&lt;/author&gt;&lt;author&gt;Sangeux, M.&lt;/author&gt;&lt;/authors&gt;&lt;/contributors&gt;&lt;titles&gt;&lt;title&gt;The conventional gait model, an open-source implementation that reproduces the past but prepares for the future&lt;/title&gt;&lt;secondary-title&gt;Gait &amp;amp; Posture&lt;/secondary-title&gt;&lt;/titles&gt;&lt;periodical&gt;&lt;full-title&gt;Gait &amp;amp; Posture&lt;/full-title&gt;&lt;/periodical&gt;&lt;pages&gt;235-241&lt;/pages&gt;&lt;volume&gt;69&lt;/volume&gt;&lt;keywords&gt;&lt;keyword&gt;Conventional gait model&lt;/keyword&gt;&lt;keyword&gt;Gait analysis&lt;/keyword&gt;&lt;keyword&gt;Python&lt;/keyword&gt;&lt;keyword&gt;Open-source&lt;/keyword&gt;&lt;/keywords&gt;&lt;dates&gt;&lt;year&gt;2019&lt;/year&gt;&lt;pub-dates&gt;&lt;date&gt;2019/03/01/&lt;/date&gt;&lt;/pub-dates&gt;&lt;/dates&gt;&lt;isbn&gt;0966-6362&lt;/isbn&gt;&lt;urls&gt;&lt;related-urls&gt;&lt;url&gt;https://www.sciencedirect.com/science/article/pii/S0966636219304333&lt;/url&gt;&lt;/related-urls&gt;&lt;/urls&gt;&lt;electronic-resource-num&gt;https://doi.org/10.1016/j.gaitpost.2019.04.015&lt;/electronic-resource-num&gt;&lt;/record&gt;&lt;/Cite&gt;&lt;/EndNote&gt;</w:instrText>
      </w:r>
      <w:r w:rsidRPr="07E5BD22">
        <w:rPr>
          <w:rFonts w:ascii="Arial" w:hAnsi="Arial" w:cs="Arial"/>
        </w:rPr>
        <w:fldChar w:fldCharType="separate"/>
      </w:r>
      <w:r w:rsidR="00147FB7" w:rsidRPr="07E5BD22">
        <w:rPr>
          <w:rFonts w:ascii="Arial" w:hAnsi="Arial" w:cs="Arial"/>
          <w:noProof/>
        </w:rPr>
        <w:t>(Leboeuf et al., 2019)</w:t>
      </w:r>
      <w:r w:rsidRPr="07E5BD22">
        <w:rPr>
          <w:rFonts w:ascii="Arial" w:hAnsi="Arial" w:cs="Arial"/>
        </w:rPr>
        <w:fldChar w:fldCharType="end"/>
      </w:r>
      <w:r w:rsidR="00D12642" w:rsidRPr="07E5BD22">
        <w:rPr>
          <w:rFonts w:ascii="Arial" w:hAnsi="Arial" w:cs="Arial"/>
        </w:rPr>
        <w:t xml:space="preserve">. </w:t>
      </w:r>
      <w:commentRangeStart w:id="13"/>
      <w:r w:rsidR="00190685" w:rsidRPr="07E5BD22">
        <w:rPr>
          <w:rFonts w:ascii="Arial" w:hAnsi="Arial" w:cs="Arial"/>
        </w:rPr>
        <w:t>The p</w:t>
      </w:r>
      <w:r w:rsidR="0011107B" w:rsidRPr="07E5BD22">
        <w:rPr>
          <w:rFonts w:ascii="Arial" w:hAnsi="Arial" w:cs="Arial"/>
        </w:rPr>
        <w:t xml:space="preserve">elvis </w:t>
      </w:r>
      <w:r w:rsidR="00190685" w:rsidRPr="07E5BD22">
        <w:rPr>
          <w:rFonts w:ascii="Arial" w:hAnsi="Arial" w:cs="Arial"/>
        </w:rPr>
        <w:t>was</w:t>
      </w:r>
      <w:r w:rsidR="00160E50" w:rsidRPr="07E5BD22">
        <w:rPr>
          <w:rFonts w:ascii="Arial" w:hAnsi="Arial" w:cs="Arial"/>
        </w:rPr>
        <w:t xml:space="preserve"> </w:t>
      </w:r>
      <w:r w:rsidR="0011107B" w:rsidRPr="07E5BD22">
        <w:rPr>
          <w:rFonts w:ascii="Arial" w:hAnsi="Arial" w:cs="Arial"/>
        </w:rPr>
        <w:t>defined</w:t>
      </w:r>
      <w:r w:rsidR="00F953E6" w:rsidRPr="07E5BD22">
        <w:rPr>
          <w:rFonts w:ascii="Arial" w:hAnsi="Arial" w:cs="Arial"/>
        </w:rPr>
        <w:t xml:space="preserve"> by marker</w:t>
      </w:r>
      <w:r w:rsidR="00646306" w:rsidRPr="07E5BD22">
        <w:rPr>
          <w:rFonts w:ascii="Arial" w:hAnsi="Arial" w:cs="Arial"/>
        </w:rPr>
        <w:t>s placed on the left and right anterior</w:t>
      </w:r>
      <w:r w:rsidR="00E53644" w:rsidRPr="07E5BD22">
        <w:rPr>
          <w:rFonts w:ascii="Arial" w:hAnsi="Arial" w:cs="Arial"/>
        </w:rPr>
        <w:t xml:space="preserve"> and posterior</w:t>
      </w:r>
      <w:r w:rsidR="00646306" w:rsidRPr="07E5BD22">
        <w:rPr>
          <w:rFonts w:ascii="Arial" w:hAnsi="Arial" w:cs="Arial"/>
        </w:rPr>
        <w:t xml:space="preserve"> </w:t>
      </w:r>
      <w:r w:rsidR="00BD69D6" w:rsidRPr="07E5BD22">
        <w:rPr>
          <w:rFonts w:ascii="Arial" w:hAnsi="Arial" w:cs="Arial"/>
        </w:rPr>
        <w:t>superior</w:t>
      </w:r>
      <w:r w:rsidR="00646306" w:rsidRPr="07E5BD22">
        <w:rPr>
          <w:rFonts w:ascii="Arial" w:hAnsi="Arial" w:cs="Arial"/>
        </w:rPr>
        <w:t xml:space="preserve"> il</w:t>
      </w:r>
      <w:ins w:id="14" w:author="Barton, Gabor" w:date="2026-07-16T18:30:00Z" w16du:dateUtc="2026-07-16T17:30:00Z">
        <w:r w:rsidR="00AA32AD" w:rsidRPr="07E5BD22">
          <w:rPr>
            <w:rFonts w:ascii="Arial" w:hAnsi="Arial" w:cs="Arial"/>
          </w:rPr>
          <w:t>i</w:t>
        </w:r>
      </w:ins>
      <w:r w:rsidR="00646306" w:rsidRPr="07E5BD22">
        <w:rPr>
          <w:rFonts w:ascii="Arial" w:hAnsi="Arial" w:cs="Arial"/>
        </w:rPr>
        <w:t>ac spines</w:t>
      </w:r>
      <w:r w:rsidR="002C1E62" w:rsidRPr="07E5BD22">
        <w:rPr>
          <w:rFonts w:ascii="Arial" w:hAnsi="Arial" w:cs="Arial"/>
        </w:rPr>
        <w:t xml:space="preserve">. </w:t>
      </w:r>
      <w:r w:rsidR="007F34A1" w:rsidRPr="07E5BD22">
        <w:rPr>
          <w:rFonts w:ascii="Arial" w:hAnsi="Arial" w:cs="Arial"/>
        </w:rPr>
        <w:t xml:space="preserve">These landmarks define the pelvic coordinate </w:t>
      </w:r>
      <w:r w:rsidR="008C66C6" w:rsidRPr="07E5BD22">
        <w:rPr>
          <w:rFonts w:ascii="Arial" w:hAnsi="Arial" w:cs="Arial"/>
        </w:rPr>
        <w:t>system and</w:t>
      </w:r>
      <w:r w:rsidR="007F34A1" w:rsidRPr="07E5BD22">
        <w:rPr>
          <w:rFonts w:ascii="Arial" w:hAnsi="Arial" w:cs="Arial"/>
        </w:rPr>
        <w:t xml:space="preserve"> give the reference segments for hip joint kinematics</w:t>
      </w:r>
      <w:r w:rsidR="00A72AC1" w:rsidRPr="07E5BD22">
        <w:rPr>
          <w:rFonts w:ascii="Arial" w:hAnsi="Arial" w:cs="Arial"/>
        </w:rPr>
        <w:t xml:space="preserve">. Thigh segments </w:t>
      </w:r>
      <w:r w:rsidR="006631E5" w:rsidRPr="07E5BD22">
        <w:rPr>
          <w:rFonts w:ascii="Arial" w:hAnsi="Arial" w:cs="Arial"/>
        </w:rPr>
        <w:t>were</w:t>
      </w:r>
      <w:r w:rsidR="00A72AC1" w:rsidRPr="07E5BD22">
        <w:rPr>
          <w:rFonts w:ascii="Arial" w:hAnsi="Arial" w:cs="Arial"/>
        </w:rPr>
        <w:t xml:space="preserve"> define</w:t>
      </w:r>
      <w:r w:rsidR="006631E5" w:rsidRPr="07E5BD22">
        <w:rPr>
          <w:rFonts w:ascii="Arial" w:hAnsi="Arial" w:cs="Arial"/>
        </w:rPr>
        <w:t>d</w:t>
      </w:r>
      <w:r w:rsidR="00A20776" w:rsidRPr="07E5BD22">
        <w:rPr>
          <w:rFonts w:ascii="Arial" w:hAnsi="Arial" w:cs="Arial"/>
        </w:rPr>
        <w:t xml:space="preserve"> </w:t>
      </w:r>
      <w:r w:rsidR="003F211E" w:rsidRPr="07E5BD22">
        <w:rPr>
          <w:rFonts w:ascii="Arial" w:hAnsi="Arial" w:cs="Arial"/>
        </w:rPr>
        <w:t xml:space="preserve">with </w:t>
      </w:r>
      <w:r w:rsidR="000144B8" w:rsidRPr="07E5BD22">
        <w:rPr>
          <w:rFonts w:ascii="Arial" w:hAnsi="Arial" w:cs="Arial"/>
        </w:rPr>
        <w:t>marker</w:t>
      </w:r>
      <w:r w:rsidR="003F211E" w:rsidRPr="07E5BD22">
        <w:rPr>
          <w:rFonts w:ascii="Arial" w:hAnsi="Arial" w:cs="Arial"/>
        </w:rPr>
        <w:t xml:space="preserve"> place</w:t>
      </w:r>
      <w:r w:rsidR="000144B8" w:rsidRPr="07E5BD22">
        <w:rPr>
          <w:rFonts w:ascii="Arial" w:hAnsi="Arial" w:cs="Arial"/>
        </w:rPr>
        <w:t>d</w:t>
      </w:r>
      <w:r w:rsidR="003F211E" w:rsidRPr="07E5BD22">
        <w:rPr>
          <w:rFonts w:ascii="Arial" w:hAnsi="Arial" w:cs="Arial"/>
        </w:rPr>
        <w:t xml:space="preserve"> on the lateral femoral </w:t>
      </w:r>
      <w:r w:rsidR="000144B8" w:rsidRPr="07E5BD22">
        <w:rPr>
          <w:rFonts w:ascii="Arial" w:hAnsi="Arial" w:cs="Arial"/>
        </w:rPr>
        <w:t>epicondyle</w:t>
      </w:r>
      <w:r w:rsidR="003F211E" w:rsidRPr="07E5BD22">
        <w:rPr>
          <w:rFonts w:ascii="Arial" w:hAnsi="Arial" w:cs="Arial"/>
        </w:rPr>
        <w:t xml:space="preserve"> and additional tracking marker </w:t>
      </w:r>
      <w:r w:rsidR="00E16E45" w:rsidRPr="07E5BD22">
        <w:rPr>
          <w:rFonts w:ascii="Arial" w:hAnsi="Arial" w:cs="Arial"/>
        </w:rPr>
        <w:t>on the lateral aspect of the thigh</w:t>
      </w:r>
      <w:r w:rsidR="008B1586" w:rsidRPr="07E5BD22">
        <w:rPr>
          <w:rFonts w:ascii="Arial" w:hAnsi="Arial" w:cs="Arial"/>
        </w:rPr>
        <w:t>. The shank segment was defined</w:t>
      </w:r>
      <w:r w:rsidR="00DC0F02" w:rsidRPr="07E5BD22">
        <w:rPr>
          <w:rFonts w:ascii="Arial" w:hAnsi="Arial" w:cs="Arial"/>
        </w:rPr>
        <w:t xml:space="preserve"> using a marker on the lateral malleolus and a tracking marker on the</w:t>
      </w:r>
      <w:r w:rsidR="00736605" w:rsidRPr="07E5BD22">
        <w:rPr>
          <w:rFonts w:ascii="Arial" w:hAnsi="Arial" w:cs="Arial"/>
        </w:rPr>
        <w:t xml:space="preserve"> lateral side of the shank.</w:t>
      </w:r>
      <w:r w:rsidR="007C329E" w:rsidRPr="07E5BD22">
        <w:rPr>
          <w:rFonts w:ascii="Arial" w:hAnsi="Arial" w:cs="Arial"/>
        </w:rPr>
        <w:t xml:space="preserve"> The foot segment was defined using markers placed on the posterior calcaneus, second metatarsal head, and fifth metatarsal head</w:t>
      </w:r>
      <w:r w:rsidR="0040524E" w:rsidRPr="07E5BD22">
        <w:rPr>
          <w:rFonts w:ascii="Arial" w:hAnsi="Arial" w:cs="Arial"/>
        </w:rPr>
        <w:t xml:space="preserve">. </w:t>
      </w:r>
      <w:r w:rsidR="008E4303" w:rsidRPr="07E5BD22">
        <w:rPr>
          <w:rFonts w:ascii="Arial" w:hAnsi="Arial" w:cs="Arial"/>
        </w:rPr>
        <w:t>Medial knee and ankle markers were recorded during the static calibration trial to determine knee and ankle joint widths, which were used to estimate joint centres within the biomechanical model</w:t>
      </w:r>
      <w:r w:rsidR="004573C8" w:rsidRPr="07E5BD22">
        <w:rPr>
          <w:rFonts w:ascii="Arial" w:hAnsi="Arial" w:cs="Arial"/>
        </w:rPr>
        <w:t xml:space="preserve">. </w:t>
      </w:r>
      <w:commentRangeEnd w:id="13"/>
      <w:r w:rsidRPr="07E5BD22">
        <w:rPr>
          <w:rStyle w:val="CommentReference"/>
          <w:rFonts w:ascii="Arial" w:hAnsi="Arial" w:cs="Arial"/>
          <w:sz w:val="22"/>
          <w:szCs w:val="22"/>
        </w:rPr>
        <w:commentReference w:id="13"/>
      </w:r>
      <w:r w:rsidR="00AA19B8" w:rsidRPr="07E5BD22">
        <w:rPr>
          <w:rFonts w:ascii="Arial" w:hAnsi="Arial" w:cs="Arial"/>
        </w:rPr>
        <w:t xml:space="preserve">The virtual foot was </w:t>
      </w:r>
      <w:r w:rsidR="002A21F3" w:rsidRPr="07E5BD22">
        <w:rPr>
          <w:rFonts w:ascii="Arial" w:hAnsi="Arial" w:cs="Arial"/>
        </w:rPr>
        <w:t>implemented based on the foot model of CGM2.4</w:t>
      </w:r>
      <w:ins w:id="15" w:author="Barton, Gabor" w:date="2026-07-16T18:31:00Z" w16du:dateUtc="2026-07-16T17:31:00Z">
        <w:r w:rsidR="00AA32AD" w:rsidRPr="07E5BD22">
          <w:rPr>
            <w:rFonts w:ascii="Arial" w:hAnsi="Arial" w:cs="Arial"/>
          </w:rPr>
          <w:t xml:space="preserve"> [ref]</w:t>
        </w:r>
      </w:ins>
      <w:r w:rsidR="002A21F3" w:rsidRPr="07E5BD22">
        <w:rPr>
          <w:rFonts w:ascii="Arial" w:hAnsi="Arial" w:cs="Arial"/>
        </w:rPr>
        <w:t xml:space="preserve">. Due to the </w:t>
      </w:r>
      <w:r w:rsidR="00E775F0" w:rsidRPr="07E5BD22">
        <w:rPr>
          <w:rFonts w:ascii="Arial" w:hAnsi="Arial" w:cs="Arial"/>
        </w:rPr>
        <w:t xml:space="preserve">differences in the shoe structure and marker placement </w:t>
      </w:r>
      <w:r w:rsidR="004102FA" w:rsidRPr="07E5BD22">
        <w:rPr>
          <w:rFonts w:ascii="Arial" w:hAnsi="Arial" w:cs="Arial"/>
        </w:rPr>
        <w:t>constraints</w:t>
      </w:r>
      <w:r w:rsidR="00E775F0" w:rsidRPr="07E5BD22">
        <w:rPr>
          <w:rFonts w:ascii="Arial" w:hAnsi="Arial" w:cs="Arial"/>
        </w:rPr>
        <w:t xml:space="preserve"> the </w:t>
      </w:r>
      <w:r w:rsidR="00EC6C5A" w:rsidRPr="07E5BD22">
        <w:rPr>
          <w:rFonts w:ascii="Arial" w:hAnsi="Arial" w:cs="Arial"/>
        </w:rPr>
        <w:t>heel marker</w:t>
      </w:r>
      <w:r w:rsidR="00BA274B" w:rsidRPr="07E5BD22">
        <w:rPr>
          <w:rFonts w:ascii="Arial" w:hAnsi="Arial" w:cs="Arial"/>
        </w:rPr>
        <w:t>s</w:t>
      </w:r>
      <w:r w:rsidR="00EC6C5A" w:rsidRPr="07E5BD22">
        <w:rPr>
          <w:rFonts w:ascii="Arial" w:hAnsi="Arial" w:cs="Arial"/>
        </w:rPr>
        <w:t xml:space="preserve"> </w:t>
      </w:r>
      <w:commentRangeStart w:id="16"/>
      <w:r w:rsidR="00EC6C5A" w:rsidRPr="07E5BD22">
        <w:rPr>
          <w:rFonts w:ascii="Arial" w:hAnsi="Arial" w:cs="Arial"/>
        </w:rPr>
        <w:t>were</w:t>
      </w:r>
      <w:commentRangeEnd w:id="16"/>
      <w:r w:rsidRPr="07E5BD22">
        <w:rPr>
          <w:rStyle w:val="CommentReference"/>
          <w:rFonts w:ascii="Arial" w:hAnsi="Arial" w:cs="Arial"/>
          <w:sz w:val="22"/>
          <w:szCs w:val="22"/>
        </w:rPr>
        <w:commentReference w:id="16"/>
      </w:r>
      <w:r w:rsidR="00EC6C5A" w:rsidRPr="07E5BD22">
        <w:rPr>
          <w:rFonts w:ascii="Arial" w:hAnsi="Arial" w:cs="Arial"/>
        </w:rPr>
        <w:t xml:space="preserve"> positioned at </w:t>
      </w:r>
      <w:r w:rsidR="00BA274B" w:rsidRPr="07E5BD22">
        <w:rPr>
          <w:rFonts w:ascii="Arial" w:hAnsi="Arial" w:cs="Arial"/>
        </w:rPr>
        <w:t xml:space="preserve">a </w:t>
      </w:r>
      <w:r w:rsidR="00EC6C5A" w:rsidRPr="07E5BD22">
        <w:rPr>
          <w:rFonts w:ascii="Arial" w:hAnsi="Arial" w:cs="Arial"/>
        </w:rPr>
        <w:t xml:space="preserve">different height </w:t>
      </w:r>
      <w:r w:rsidR="00BA274B" w:rsidRPr="07E5BD22">
        <w:rPr>
          <w:rFonts w:ascii="Arial" w:hAnsi="Arial" w:cs="Arial"/>
        </w:rPr>
        <w:t>to</w:t>
      </w:r>
      <w:r w:rsidR="00EC6C5A" w:rsidRPr="07E5BD22">
        <w:rPr>
          <w:rFonts w:ascii="Arial" w:hAnsi="Arial" w:cs="Arial"/>
        </w:rPr>
        <w:t xml:space="preserve"> the second metatarsal markers</w:t>
      </w:r>
      <w:r w:rsidR="004102FA" w:rsidRPr="07E5BD22">
        <w:rPr>
          <w:rFonts w:ascii="Arial" w:hAnsi="Arial" w:cs="Arial"/>
        </w:rPr>
        <w:t>,</w:t>
      </w:r>
      <w:r w:rsidR="00EC2551" w:rsidRPr="07E5BD22">
        <w:rPr>
          <w:rFonts w:ascii="Arial" w:hAnsi="Arial" w:cs="Arial"/>
        </w:rPr>
        <w:t xml:space="preserve"> </w:t>
      </w:r>
      <w:r w:rsidR="00365A36" w:rsidRPr="07E5BD22">
        <w:rPr>
          <w:rFonts w:ascii="Arial" w:hAnsi="Arial" w:cs="Arial"/>
        </w:rPr>
        <w:t>thus</w:t>
      </w:r>
      <w:r w:rsidR="004102FA" w:rsidRPr="07E5BD22">
        <w:rPr>
          <w:rFonts w:ascii="Arial" w:hAnsi="Arial" w:cs="Arial"/>
        </w:rPr>
        <w:t xml:space="preserve"> to </w:t>
      </w:r>
      <w:r w:rsidR="001E035E" w:rsidRPr="07E5BD22">
        <w:rPr>
          <w:rFonts w:ascii="Arial" w:hAnsi="Arial" w:cs="Arial"/>
        </w:rPr>
        <w:t xml:space="preserve">reduce the artificial </w:t>
      </w:r>
      <w:r w:rsidR="00BA274B" w:rsidRPr="07E5BD22">
        <w:rPr>
          <w:rFonts w:ascii="Arial" w:hAnsi="Arial" w:cs="Arial"/>
        </w:rPr>
        <w:t>offset created</w:t>
      </w:r>
      <w:r w:rsidR="001E035E" w:rsidRPr="07E5BD22">
        <w:rPr>
          <w:rFonts w:ascii="Arial" w:hAnsi="Arial" w:cs="Arial"/>
        </w:rPr>
        <w:t xml:space="preserve">, </w:t>
      </w:r>
      <w:r w:rsidR="00C62C2E" w:rsidRPr="07E5BD22">
        <w:rPr>
          <w:rFonts w:ascii="Arial" w:hAnsi="Arial" w:cs="Arial"/>
        </w:rPr>
        <w:t xml:space="preserve">a virtual landmark </w:t>
      </w:r>
      <w:r w:rsidR="005A433A" w:rsidRPr="07E5BD22">
        <w:rPr>
          <w:rFonts w:ascii="Arial" w:hAnsi="Arial" w:cs="Arial"/>
        </w:rPr>
        <w:t>was</w:t>
      </w:r>
      <w:r w:rsidR="00C62C2E" w:rsidRPr="07E5BD22">
        <w:rPr>
          <w:rFonts w:ascii="Arial" w:hAnsi="Arial" w:cs="Arial"/>
        </w:rPr>
        <w:t xml:space="preserve"> generated in</w:t>
      </w:r>
      <w:r w:rsidR="004C3E06" w:rsidRPr="07E5BD22">
        <w:rPr>
          <w:rFonts w:ascii="Arial" w:hAnsi="Arial" w:cs="Arial"/>
        </w:rPr>
        <w:t xml:space="preserve"> Visual3D (C-Motion Inc., Germantown, MD, USA) to</w:t>
      </w:r>
      <w:r w:rsidR="005A433A" w:rsidRPr="07E5BD22">
        <w:rPr>
          <w:rFonts w:ascii="Arial" w:hAnsi="Arial" w:cs="Arial"/>
        </w:rPr>
        <w:t xml:space="preserve"> offset</w:t>
      </w:r>
      <w:r w:rsidR="004C3E06" w:rsidRPr="07E5BD22">
        <w:rPr>
          <w:rFonts w:ascii="Arial" w:hAnsi="Arial" w:cs="Arial"/>
        </w:rPr>
        <w:t xml:space="preserve"> the </w:t>
      </w:r>
      <w:r w:rsidR="00CE0285" w:rsidRPr="07E5BD22">
        <w:rPr>
          <w:rFonts w:ascii="Arial" w:hAnsi="Arial" w:cs="Arial"/>
        </w:rPr>
        <w:t>landmark</w:t>
      </w:r>
      <w:r w:rsidR="004C3E06" w:rsidRPr="07E5BD22">
        <w:rPr>
          <w:rFonts w:ascii="Arial" w:hAnsi="Arial" w:cs="Arial"/>
        </w:rPr>
        <w:t xml:space="preserve"> in the vertical (Z) direction</w:t>
      </w:r>
      <w:r w:rsidR="00CE0285" w:rsidRPr="07E5BD22">
        <w:rPr>
          <w:rFonts w:ascii="Arial" w:hAnsi="Arial" w:cs="Arial"/>
        </w:rPr>
        <w:t xml:space="preserve"> to </w:t>
      </w:r>
      <w:r w:rsidR="004C3E06" w:rsidRPr="07E5BD22">
        <w:rPr>
          <w:rFonts w:ascii="Arial" w:hAnsi="Arial" w:cs="Arial"/>
        </w:rPr>
        <w:t>align with the second metatarsal marker</w:t>
      </w:r>
      <w:r w:rsidR="00655ED8" w:rsidRPr="07E5BD22">
        <w:rPr>
          <w:rFonts w:ascii="Arial" w:hAnsi="Arial" w:cs="Arial"/>
        </w:rPr>
        <w:t xml:space="preserve"> height. </w:t>
      </w:r>
      <w:r w:rsidR="004D7052" w:rsidRPr="07E5BD22">
        <w:rPr>
          <w:rFonts w:ascii="Arial" w:hAnsi="Arial" w:cs="Arial"/>
        </w:rPr>
        <w:t>T</w:t>
      </w:r>
      <w:r w:rsidR="00B837D3" w:rsidRPr="07E5BD22">
        <w:rPr>
          <w:rFonts w:ascii="Arial" w:hAnsi="Arial" w:cs="Arial"/>
        </w:rPr>
        <w:t xml:space="preserve">his landmark was </w:t>
      </w:r>
      <w:r w:rsidR="004D7052" w:rsidRPr="07E5BD22">
        <w:rPr>
          <w:rFonts w:ascii="Arial" w:hAnsi="Arial" w:cs="Arial"/>
        </w:rPr>
        <w:t xml:space="preserve">then </w:t>
      </w:r>
      <w:r w:rsidR="00B837D3" w:rsidRPr="07E5BD22">
        <w:rPr>
          <w:rFonts w:ascii="Arial" w:hAnsi="Arial" w:cs="Arial"/>
        </w:rPr>
        <w:t>subsequently used</w:t>
      </w:r>
      <w:r w:rsidR="00F97ED9" w:rsidRPr="07E5BD22">
        <w:rPr>
          <w:rFonts w:ascii="Arial" w:hAnsi="Arial" w:cs="Arial"/>
        </w:rPr>
        <w:t xml:space="preserve"> </w:t>
      </w:r>
      <w:r w:rsidR="00B64F93" w:rsidRPr="07E5BD22">
        <w:rPr>
          <w:rFonts w:ascii="Arial" w:hAnsi="Arial" w:cs="Arial"/>
        </w:rPr>
        <w:t xml:space="preserve">for </w:t>
      </w:r>
      <w:r w:rsidR="004D7052" w:rsidRPr="07E5BD22">
        <w:rPr>
          <w:rFonts w:ascii="Arial" w:hAnsi="Arial" w:cs="Arial"/>
        </w:rPr>
        <w:t xml:space="preserve">ankle </w:t>
      </w:r>
      <w:r w:rsidR="00B64F93" w:rsidRPr="07E5BD22">
        <w:rPr>
          <w:rFonts w:ascii="Arial" w:hAnsi="Arial" w:cs="Arial"/>
        </w:rPr>
        <w:t>kinematic calculations</w:t>
      </w:r>
      <w:commentRangeStart w:id="17"/>
      <w:r w:rsidR="00B64F93" w:rsidRPr="07E5BD22">
        <w:rPr>
          <w:rFonts w:ascii="Arial" w:hAnsi="Arial" w:cs="Arial"/>
        </w:rPr>
        <w:t>.</w:t>
      </w:r>
      <w:commentRangeEnd w:id="17"/>
      <w:r w:rsidRPr="006D198A">
        <w:rPr>
          <w:rStyle w:val="CommentReference"/>
          <w:rFonts w:ascii="Arial" w:hAnsi="Arial" w:cs="Arial"/>
          <w:sz w:val="22"/>
          <w:szCs w:val="22"/>
        </w:rPr>
        <w:commentReference w:id="17"/>
      </w:r>
    </w:p>
    <w:p w14:paraId="5D232CD3" w14:textId="28E50BB4" w:rsidR="00105EC9" w:rsidRPr="006D198A" w:rsidRDefault="00105EC9" w:rsidP="00D25468">
      <w:pPr>
        <w:keepNext/>
        <w:jc w:val="both"/>
        <w:rPr>
          <w:rFonts w:ascii="Arial" w:hAnsi="Arial" w:cs="Arial"/>
        </w:rPr>
      </w:pPr>
    </w:p>
    <w:p w14:paraId="2264EC83" w14:textId="77777777" w:rsidR="009354B0" w:rsidRPr="006D198A" w:rsidRDefault="009354B0" w:rsidP="00081658">
      <w:pPr>
        <w:keepNext/>
        <w:jc w:val="center"/>
        <w:rPr>
          <w:rFonts w:ascii="Arial" w:hAnsi="Arial" w:cs="Arial"/>
        </w:rPr>
      </w:pPr>
      <w:commentRangeStart w:id="18"/>
      <w:r>
        <w:rPr>
          <w:noProof/>
        </w:rPr>
        <w:drawing>
          <wp:inline distT="0" distB="0" distL="0" distR="0" wp14:anchorId="3E9AC924" wp14:editId="36F132A7">
            <wp:extent cx="2400741" cy="3056617"/>
            <wp:effectExtent l="0" t="0" r="0" b="0"/>
            <wp:docPr id="438259373" name="Picture 2">
              <a:extLst xmlns:a="http://schemas.openxmlformats.org/drawingml/2006/main">
                <a:ext uri="{FF2B5EF4-FFF2-40B4-BE49-F238E27FC236}">
                  <a16:creationId xmlns:a16="http://schemas.microsoft.com/office/drawing/2014/main" id="{9B852A57-48FE-4C7A-AC94-36EDDD8B3D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8777" t="8929" r="54316" b="7524"/>
                    <a:stretch>
                      <a:fillRect/>
                    </a:stretch>
                  </pic:blipFill>
                  <pic:spPr bwMode="auto">
                    <a:xfrm>
                      <a:off x="0" y="0"/>
                      <a:ext cx="2401667" cy="3057796"/>
                    </a:xfrm>
                    <a:prstGeom prst="rect">
                      <a:avLst/>
                    </a:prstGeom>
                    <a:noFill/>
                    <a:ln>
                      <a:noFill/>
                    </a:ln>
                    <a:extLst>
                      <a:ext uri="{53640926-AAD7-44D8-BBD7-CCE9431645EC}">
                        <a14:shadowObscured xmlns:a14="http://schemas.microsoft.com/office/drawing/2010/main"/>
                      </a:ext>
                    </a:extLst>
                  </pic:spPr>
                </pic:pic>
              </a:graphicData>
            </a:graphic>
          </wp:inline>
        </w:drawing>
      </w:r>
      <w:commentRangeEnd w:id="18"/>
      <w:r w:rsidR="0080310F" w:rsidRPr="006D198A">
        <w:rPr>
          <w:rStyle w:val="CommentReference"/>
          <w:rFonts w:ascii="Arial" w:hAnsi="Arial" w:cs="Arial"/>
          <w:sz w:val="22"/>
          <w:szCs w:val="22"/>
        </w:rPr>
        <w:commentReference w:id="18"/>
      </w:r>
    </w:p>
    <w:p w14:paraId="7531872D" w14:textId="01F10532" w:rsidR="009354B0" w:rsidRPr="006D198A" w:rsidRDefault="009354B0" w:rsidP="003748F3">
      <w:pPr>
        <w:pStyle w:val="Caption"/>
        <w:jc w:val="both"/>
        <w:rPr>
          <w:rFonts w:ascii="Arial" w:hAnsi="Arial" w:cs="Arial"/>
          <w:b/>
          <w:bCs/>
        </w:rPr>
      </w:pPr>
      <w:bookmarkStart w:id="19" w:name="_Ref220258441"/>
      <w:r w:rsidRPr="006D198A">
        <w:rPr>
          <w:rFonts w:ascii="Arial" w:hAnsi="Arial" w:cs="Arial"/>
        </w:rPr>
        <w:t xml:space="preserve">Figure </w:t>
      </w:r>
      <w:r w:rsidRPr="006D198A">
        <w:rPr>
          <w:rFonts w:ascii="Arial" w:hAnsi="Arial" w:cs="Arial"/>
        </w:rPr>
        <w:fldChar w:fldCharType="begin"/>
      </w:r>
      <w:r w:rsidRPr="006D198A">
        <w:rPr>
          <w:rFonts w:ascii="Arial" w:hAnsi="Arial" w:cs="Arial"/>
        </w:rPr>
        <w:instrText xml:space="preserve"> SEQ Figure \* ARABIC </w:instrText>
      </w:r>
      <w:r w:rsidRPr="006D198A">
        <w:rPr>
          <w:rFonts w:ascii="Arial" w:hAnsi="Arial" w:cs="Arial"/>
        </w:rPr>
        <w:fldChar w:fldCharType="separate"/>
      </w:r>
      <w:r w:rsidR="004712C1">
        <w:rPr>
          <w:rFonts w:ascii="Arial" w:hAnsi="Arial" w:cs="Arial"/>
          <w:noProof/>
        </w:rPr>
        <w:t>1</w:t>
      </w:r>
      <w:r w:rsidRPr="006D198A">
        <w:rPr>
          <w:rFonts w:ascii="Arial" w:hAnsi="Arial" w:cs="Arial"/>
        </w:rPr>
        <w:fldChar w:fldCharType="end"/>
      </w:r>
      <w:bookmarkEnd w:id="19"/>
      <w:r w:rsidRPr="006D198A">
        <w:rPr>
          <w:rFonts w:ascii="Arial" w:hAnsi="Arial" w:cs="Arial"/>
        </w:rPr>
        <w:t xml:space="preserve"> Examples of lower-limb reflective </w:t>
      </w:r>
      <w:commentRangeStart w:id="20"/>
      <w:r w:rsidRPr="006D198A">
        <w:rPr>
          <w:rFonts w:ascii="Arial" w:hAnsi="Arial" w:cs="Arial"/>
        </w:rPr>
        <w:t xml:space="preserve">marker placement </w:t>
      </w:r>
      <w:commentRangeEnd w:id="20"/>
      <w:r w:rsidR="00F62852" w:rsidRPr="006D198A">
        <w:rPr>
          <w:rStyle w:val="CommentReference"/>
          <w:rFonts w:ascii="Arial" w:hAnsi="Arial" w:cs="Arial"/>
          <w:sz w:val="18"/>
          <w:szCs w:val="18"/>
        </w:rPr>
        <w:commentReference w:id="20"/>
      </w:r>
      <w:r w:rsidRPr="006D198A">
        <w:rPr>
          <w:rFonts w:ascii="Arial" w:hAnsi="Arial" w:cs="Arial"/>
        </w:rPr>
        <w:t xml:space="preserve">for motion capture data collection </w:t>
      </w:r>
    </w:p>
    <w:p w14:paraId="2D663417" w14:textId="77777777" w:rsidR="009354B0" w:rsidRPr="006D198A" w:rsidRDefault="009354B0" w:rsidP="003748F3">
      <w:pPr>
        <w:jc w:val="both"/>
        <w:rPr>
          <w:rFonts w:ascii="Arial" w:hAnsi="Arial" w:cs="Arial"/>
          <w:b/>
          <w:bCs/>
        </w:rPr>
      </w:pPr>
    </w:p>
    <w:p w14:paraId="283CCF08" w14:textId="081BCBCD" w:rsidR="00D551A3" w:rsidRDefault="00D551A3" w:rsidP="003748F3">
      <w:pPr>
        <w:jc w:val="both"/>
        <w:rPr>
          <w:rFonts w:ascii="Arial" w:hAnsi="Arial" w:cs="Arial"/>
          <w:b/>
          <w:bCs/>
        </w:rPr>
      </w:pPr>
      <w:r w:rsidRPr="006D198A">
        <w:rPr>
          <w:rFonts w:ascii="Arial" w:hAnsi="Arial" w:cs="Arial"/>
          <w:b/>
          <w:bCs/>
        </w:rPr>
        <w:t>Data processing and analysis</w:t>
      </w:r>
    </w:p>
    <w:p w14:paraId="3E55FF1E" w14:textId="41054B42" w:rsidR="0008303E" w:rsidRPr="006D198A" w:rsidRDefault="0008303E" w:rsidP="003748F3">
      <w:pPr>
        <w:jc w:val="both"/>
        <w:rPr>
          <w:rFonts w:ascii="Arial" w:hAnsi="Arial" w:cs="Arial"/>
          <w:b/>
          <w:bCs/>
        </w:rPr>
      </w:pPr>
      <w:r>
        <w:rPr>
          <w:rFonts w:ascii="Arial" w:hAnsi="Arial" w:cs="Arial"/>
          <w:b/>
          <w:bCs/>
        </w:rPr>
        <w:t xml:space="preserve">Marker-based </w:t>
      </w:r>
    </w:p>
    <w:p w14:paraId="47BC8306" w14:textId="77777777" w:rsidR="0076269A" w:rsidRPr="0076269A" w:rsidRDefault="0076269A" w:rsidP="0076269A">
      <w:pPr>
        <w:jc w:val="both"/>
        <w:rPr>
          <w:rFonts w:ascii="Arial" w:hAnsi="Arial" w:cs="Arial"/>
        </w:rPr>
      </w:pPr>
      <w:r w:rsidRPr="0076269A">
        <w:rPr>
          <w:rFonts w:ascii="Arial" w:hAnsi="Arial" w:cs="Arial"/>
        </w:rPr>
        <w:t xml:space="preserve">Marker trajectories were labelled and tracked using </w:t>
      </w:r>
      <w:r w:rsidRPr="0076269A">
        <w:rPr>
          <w:rFonts w:ascii="Arial" w:hAnsi="Arial" w:cs="Arial"/>
          <w:i/>
          <w:iCs/>
        </w:rPr>
        <w:t>Qualisys Track Manager</w:t>
      </w:r>
      <w:r w:rsidRPr="0076269A">
        <w:rPr>
          <w:rFonts w:ascii="Arial" w:hAnsi="Arial" w:cs="Arial"/>
        </w:rPr>
        <w:t xml:space="preserve"> (version 2025.2; Qualisys AB, Gothenburg, Sweden). The three-dimensional marker-based kinematic data were filtered using a low-pass fourth-order Butterworth filter with a cut-off frequency of 6 Hz.</w:t>
      </w:r>
    </w:p>
    <w:p w14:paraId="25FB5453" w14:textId="77777777" w:rsidR="0076269A" w:rsidRPr="0076269A" w:rsidRDefault="0076269A" w:rsidP="0076269A">
      <w:pPr>
        <w:jc w:val="both"/>
        <w:rPr>
          <w:rFonts w:ascii="Arial" w:hAnsi="Arial" w:cs="Arial"/>
        </w:rPr>
      </w:pPr>
      <w:r w:rsidRPr="0076269A">
        <w:rPr>
          <w:rFonts w:ascii="Arial" w:hAnsi="Arial" w:cs="Arial"/>
        </w:rPr>
        <w:t xml:space="preserve">Processed marker trajectories were imported into </w:t>
      </w:r>
      <w:r w:rsidRPr="0076269A">
        <w:rPr>
          <w:rFonts w:ascii="Arial" w:hAnsi="Arial" w:cs="Arial"/>
          <w:i/>
          <w:iCs/>
        </w:rPr>
        <w:t>Visual3D</w:t>
      </w:r>
      <w:r w:rsidRPr="0076269A">
        <w:rPr>
          <w:rFonts w:ascii="Arial" w:hAnsi="Arial" w:cs="Arial"/>
        </w:rPr>
        <w:t xml:space="preserve"> (version 2024.10.4; C-Motion Inc., Germantown, MD, USA), where a biomechanical model was applied to calculate joint kinematics. Heel strike and toe-off gait events were identified using the method described by Zeni et al. (2008), based on the maximal anterior–posterior displacement of the heel and toe relative to the sacrum.</w:t>
      </w:r>
    </w:p>
    <w:p w14:paraId="35DEB125" w14:textId="77777777" w:rsidR="0076269A" w:rsidRPr="0076269A" w:rsidRDefault="0076269A" w:rsidP="0076269A">
      <w:pPr>
        <w:jc w:val="both"/>
        <w:rPr>
          <w:rFonts w:ascii="Arial" w:hAnsi="Arial" w:cs="Arial"/>
        </w:rPr>
      </w:pPr>
      <w:r w:rsidRPr="07E5BD22">
        <w:rPr>
          <w:rFonts w:ascii="Arial" w:hAnsi="Arial" w:cs="Arial"/>
        </w:rPr>
        <w:t xml:space="preserve">Pelvis, hip, knee, ankle, and foot joint kinematics were calculated for a single right-sided gait cycle, defined from right heel strike to the subsequent right heel strike. Each gait cycle was </w:t>
      </w:r>
      <w:commentRangeStart w:id="21"/>
      <w:r w:rsidRPr="07E5BD22">
        <w:rPr>
          <w:rFonts w:ascii="Arial" w:hAnsi="Arial" w:cs="Arial"/>
        </w:rPr>
        <w:t xml:space="preserve">linearly </w:t>
      </w:r>
      <w:commentRangeEnd w:id="21"/>
      <w:r w:rsidRPr="07E5BD22">
        <w:rPr>
          <w:rStyle w:val="CommentReference"/>
          <w:rFonts w:ascii="Arial" w:hAnsi="Arial" w:cs="Arial"/>
          <w:sz w:val="22"/>
          <w:szCs w:val="22"/>
        </w:rPr>
        <w:commentReference w:id="21"/>
      </w:r>
      <w:r w:rsidRPr="07E5BD22">
        <w:rPr>
          <w:rFonts w:ascii="Arial" w:hAnsi="Arial" w:cs="Arial"/>
        </w:rPr>
        <w:t xml:space="preserve">time-normalised to </w:t>
      </w:r>
      <w:commentRangeStart w:id="22"/>
      <w:r w:rsidRPr="07E5BD22">
        <w:rPr>
          <w:rFonts w:ascii="Arial" w:hAnsi="Arial" w:cs="Arial"/>
        </w:rPr>
        <w:t xml:space="preserve">101 </w:t>
      </w:r>
      <w:commentRangeEnd w:id="22"/>
      <w:r w:rsidRPr="07E5BD22">
        <w:rPr>
          <w:rStyle w:val="CommentReference"/>
          <w:rFonts w:ascii="Arial" w:hAnsi="Arial" w:cs="Arial"/>
          <w:sz w:val="22"/>
          <w:szCs w:val="22"/>
        </w:rPr>
        <w:commentReference w:id="22"/>
      </w:r>
      <w:r w:rsidRPr="07E5BD22">
        <w:rPr>
          <w:rFonts w:ascii="Arial" w:hAnsi="Arial" w:cs="Arial"/>
        </w:rPr>
        <w:t xml:space="preserve">data points and exported to </w:t>
      </w:r>
      <w:r w:rsidRPr="07E5BD22">
        <w:rPr>
          <w:rFonts w:ascii="Arial" w:hAnsi="Arial" w:cs="Arial"/>
          <w:i/>
          <w:iCs/>
        </w:rPr>
        <w:t>MATLAB</w:t>
      </w:r>
      <w:r w:rsidRPr="07E5BD22">
        <w:rPr>
          <w:rFonts w:ascii="Arial" w:hAnsi="Arial" w:cs="Arial"/>
        </w:rPr>
        <w:t xml:space="preserve"> (R2022a; The MathWorks Inc., Natick, MA, USA) for further analysis.</w:t>
      </w:r>
    </w:p>
    <w:p w14:paraId="3B3EACBD" w14:textId="77777777" w:rsidR="0076269A" w:rsidRPr="0076269A" w:rsidRDefault="0076269A" w:rsidP="0076269A">
      <w:pPr>
        <w:jc w:val="both"/>
        <w:rPr>
          <w:rFonts w:ascii="Arial" w:hAnsi="Arial" w:cs="Arial"/>
        </w:rPr>
      </w:pPr>
      <w:commentRangeStart w:id="23"/>
      <w:r w:rsidRPr="07E5BD22">
        <w:rPr>
          <w:rFonts w:ascii="Arial" w:hAnsi="Arial" w:cs="Arial"/>
        </w:rPr>
        <w:t xml:space="preserve">Segment lengths of the tibia and femur were calculated in Visual3D as the vector distance between proximal and distal segment endpoints. As segment lengths remained constant within each trial, a </w:t>
      </w:r>
      <w:commentRangeStart w:id="24"/>
      <w:r w:rsidRPr="07E5BD22">
        <w:rPr>
          <w:rFonts w:ascii="Arial" w:hAnsi="Arial" w:cs="Arial"/>
        </w:rPr>
        <w:t xml:space="preserve">single representative value </w:t>
      </w:r>
      <w:commentRangeEnd w:id="24"/>
      <w:r w:rsidRPr="07E5BD22">
        <w:rPr>
          <w:rStyle w:val="CommentReference"/>
          <w:rFonts w:ascii="Arial" w:hAnsi="Arial" w:cs="Arial"/>
          <w:sz w:val="22"/>
          <w:szCs w:val="22"/>
        </w:rPr>
        <w:commentReference w:id="24"/>
      </w:r>
      <w:r w:rsidRPr="07E5BD22">
        <w:rPr>
          <w:rFonts w:ascii="Arial" w:hAnsi="Arial" w:cs="Arial"/>
        </w:rPr>
        <w:t>was extracted per trial and averaged across the eight walking trials</w:t>
      </w:r>
      <w:commentRangeEnd w:id="23"/>
      <w:r w:rsidRPr="07E5BD22">
        <w:rPr>
          <w:rStyle w:val="CommentReference"/>
          <w:rFonts w:ascii="Arial" w:hAnsi="Arial" w:cs="Arial"/>
          <w:sz w:val="22"/>
          <w:szCs w:val="22"/>
        </w:rPr>
        <w:commentReference w:id="23"/>
      </w:r>
      <w:r w:rsidRPr="07E5BD22">
        <w:rPr>
          <w:rFonts w:ascii="Arial" w:hAnsi="Arial" w:cs="Arial"/>
        </w:rPr>
        <w:t>.</w:t>
      </w:r>
    </w:p>
    <w:p w14:paraId="54CFE6A1" w14:textId="673BE6E8" w:rsidR="0076269A" w:rsidRPr="006D198A" w:rsidRDefault="0076269A" w:rsidP="0076269A">
      <w:pPr>
        <w:jc w:val="both"/>
        <w:rPr>
          <w:rFonts w:ascii="Arial" w:hAnsi="Arial" w:cs="Arial"/>
          <w:b/>
          <w:bCs/>
        </w:rPr>
      </w:pPr>
      <w:r>
        <w:rPr>
          <w:rFonts w:ascii="Arial" w:hAnsi="Arial" w:cs="Arial"/>
          <w:b/>
          <w:bCs/>
        </w:rPr>
        <w:t>Marke</w:t>
      </w:r>
      <w:r w:rsidR="002D747B">
        <w:rPr>
          <w:rFonts w:ascii="Arial" w:hAnsi="Arial" w:cs="Arial"/>
          <w:b/>
          <w:bCs/>
        </w:rPr>
        <w:t xml:space="preserve">rless </w:t>
      </w:r>
    </w:p>
    <w:p w14:paraId="77D88113" w14:textId="497A64F2" w:rsidR="002D747B" w:rsidRPr="002D747B" w:rsidRDefault="002D747B" w:rsidP="002D747B">
      <w:pPr>
        <w:jc w:val="both"/>
        <w:rPr>
          <w:rFonts w:ascii="Arial" w:hAnsi="Arial" w:cs="Arial"/>
        </w:rPr>
      </w:pPr>
      <w:r w:rsidRPr="002D747B">
        <w:rPr>
          <w:rFonts w:ascii="Arial" w:hAnsi="Arial" w:cs="Arial"/>
        </w:rPr>
        <w:t xml:space="preserve">Markerless video data were processed using </w:t>
      </w:r>
      <w:r w:rsidRPr="002D747B">
        <w:rPr>
          <w:rFonts w:ascii="Arial" w:hAnsi="Arial" w:cs="Arial"/>
          <w:i/>
          <w:iCs/>
        </w:rPr>
        <w:t>Theia3D</w:t>
      </w:r>
      <w:r w:rsidRPr="002D747B">
        <w:rPr>
          <w:rFonts w:ascii="Arial" w:hAnsi="Arial" w:cs="Arial"/>
        </w:rPr>
        <w:t xml:space="preserve"> (version 2024.1.17; Theia Markerless Inc., Kingston, ON, Canada), which generated a full-body biomechanical model with six degrees of freedom at the pelvis and three rotational degrees of freedom at the hip, knee, and ankle joints.</w:t>
      </w:r>
      <w:r w:rsidR="001A59B9">
        <w:rPr>
          <w:rFonts w:ascii="Arial" w:hAnsi="Arial" w:cs="Arial"/>
        </w:rPr>
        <w:t xml:space="preserve"> </w:t>
      </w:r>
      <w:r w:rsidRPr="002D747B">
        <w:rPr>
          <w:rFonts w:ascii="Arial" w:hAnsi="Arial" w:cs="Arial"/>
        </w:rPr>
        <w:t xml:space="preserve">An independent inverse kinematics (IK) model was scaled automatically by Theia3D for each trial. Segment pose estimation produced 4 × 4 transformation matrices </w:t>
      </w:r>
      <w:r w:rsidRPr="002D747B">
        <w:rPr>
          <w:rFonts w:ascii="Arial" w:hAnsi="Arial" w:cs="Arial"/>
        </w:rPr>
        <w:lastRenderedPageBreak/>
        <w:t xml:space="preserve">across all frames, which were smoothed using a low-pass generalised cross-validatory spline (GCVSPL) filter with a cut-off frequency of </w:t>
      </w:r>
      <w:commentRangeStart w:id="25"/>
      <w:r w:rsidRPr="002D747B">
        <w:rPr>
          <w:rFonts w:ascii="Arial" w:hAnsi="Arial" w:cs="Arial"/>
        </w:rPr>
        <w:t>20 Hz.</w:t>
      </w:r>
      <w:commentRangeEnd w:id="25"/>
      <w:r w:rsidR="00A5491E" w:rsidRPr="002D747B">
        <w:rPr>
          <w:rStyle w:val="CommentReference"/>
          <w:rFonts w:ascii="Arial" w:hAnsi="Arial" w:cs="Arial"/>
          <w:sz w:val="22"/>
          <w:szCs w:val="22"/>
        </w:rPr>
        <w:commentReference w:id="25"/>
      </w:r>
    </w:p>
    <w:p w14:paraId="7903BE66" w14:textId="343312AC" w:rsidR="002D747B" w:rsidRPr="002D747B" w:rsidRDefault="002D747B" w:rsidP="002D747B">
      <w:pPr>
        <w:jc w:val="both"/>
        <w:rPr>
          <w:rFonts w:ascii="Arial" w:hAnsi="Arial" w:cs="Arial"/>
        </w:rPr>
      </w:pPr>
      <w:r w:rsidRPr="002D747B">
        <w:rPr>
          <w:rFonts w:ascii="Arial" w:hAnsi="Arial" w:cs="Arial"/>
        </w:rPr>
        <w:t xml:space="preserve">The processed markerless data were exported and imported into </w:t>
      </w:r>
      <w:r w:rsidRPr="002D747B">
        <w:rPr>
          <w:rFonts w:ascii="Arial" w:hAnsi="Arial" w:cs="Arial"/>
          <w:i/>
          <w:iCs/>
        </w:rPr>
        <w:t>Visual3D</w:t>
      </w:r>
      <w:r w:rsidRPr="002D747B">
        <w:rPr>
          <w:rFonts w:ascii="Arial" w:hAnsi="Arial" w:cs="Arial"/>
        </w:rPr>
        <w:t xml:space="preserve"> (version 2024.10.4; C-Motion Inc., Germantown, MD, USA), where the </w:t>
      </w:r>
      <w:commentRangeStart w:id="26"/>
      <w:commentRangeStart w:id="27"/>
      <w:commentRangeStart w:id="28"/>
      <w:r w:rsidRPr="002D747B">
        <w:rPr>
          <w:rFonts w:ascii="Arial" w:hAnsi="Arial" w:cs="Arial"/>
        </w:rPr>
        <w:t xml:space="preserve">same analysis pipeline </w:t>
      </w:r>
      <w:commentRangeEnd w:id="26"/>
      <w:r w:rsidR="00A5491E" w:rsidRPr="002D747B">
        <w:rPr>
          <w:rStyle w:val="CommentReference"/>
          <w:rFonts w:ascii="Arial" w:hAnsi="Arial" w:cs="Arial"/>
          <w:sz w:val="22"/>
          <w:szCs w:val="22"/>
        </w:rPr>
        <w:commentReference w:id="26"/>
      </w:r>
      <w:commentRangeEnd w:id="27"/>
      <w:r w:rsidRPr="002D747B">
        <w:rPr>
          <w:rStyle w:val="CommentReference"/>
          <w:rFonts w:ascii="Arial" w:hAnsi="Arial" w:cs="Arial"/>
          <w:sz w:val="22"/>
          <w:szCs w:val="22"/>
        </w:rPr>
        <w:commentReference w:id="27"/>
      </w:r>
      <w:commentRangeEnd w:id="28"/>
      <w:r w:rsidRPr="002D747B">
        <w:rPr>
          <w:rStyle w:val="CommentReference"/>
          <w:rFonts w:ascii="Arial" w:hAnsi="Arial" w:cs="Arial"/>
          <w:sz w:val="22"/>
          <w:szCs w:val="22"/>
        </w:rPr>
        <w:commentReference w:id="28"/>
      </w:r>
      <w:r w:rsidRPr="002D747B">
        <w:rPr>
          <w:rFonts w:ascii="Arial" w:hAnsi="Arial" w:cs="Arial"/>
        </w:rPr>
        <w:t>as the marker-based data was applied. Heel strike and toe-off events were identified using the Zeni et al. (2008) method.</w:t>
      </w:r>
      <w:r w:rsidR="00076096">
        <w:rPr>
          <w:rFonts w:ascii="Arial" w:hAnsi="Arial" w:cs="Arial"/>
        </w:rPr>
        <w:t xml:space="preserve"> </w:t>
      </w:r>
      <w:r w:rsidRPr="002D747B">
        <w:rPr>
          <w:rFonts w:ascii="Arial" w:hAnsi="Arial" w:cs="Arial"/>
        </w:rPr>
        <w:t xml:space="preserve">Joint kinematics for the pelvis, hip, knee, ankle, and foot were calculated for a single right-sided gait cycle (right heel strike to subsequent right heel strike). Each gait cycle was time-normalised to 101 data points and exported to </w:t>
      </w:r>
      <w:r w:rsidRPr="002D747B">
        <w:rPr>
          <w:rFonts w:ascii="Arial" w:hAnsi="Arial" w:cs="Arial"/>
          <w:i/>
          <w:iCs/>
        </w:rPr>
        <w:t>MATLAB</w:t>
      </w:r>
      <w:r w:rsidRPr="002D747B">
        <w:rPr>
          <w:rFonts w:ascii="Arial" w:hAnsi="Arial" w:cs="Arial"/>
        </w:rPr>
        <w:t xml:space="preserve"> (R202</w:t>
      </w:r>
      <w:r w:rsidR="00BC0742">
        <w:rPr>
          <w:rFonts w:ascii="Arial" w:hAnsi="Arial" w:cs="Arial"/>
        </w:rPr>
        <w:t>5</w:t>
      </w:r>
      <w:r w:rsidRPr="002D747B">
        <w:rPr>
          <w:rFonts w:ascii="Arial" w:hAnsi="Arial" w:cs="Arial"/>
        </w:rPr>
        <w:t>a; The MathWorks Inc., Natick, MA, USA) for further analysis.</w:t>
      </w:r>
    </w:p>
    <w:p w14:paraId="3AAAD176" w14:textId="15E23C55" w:rsidR="000D0EA3" w:rsidRPr="006D198A" w:rsidRDefault="000D0EA3" w:rsidP="003748F3">
      <w:pPr>
        <w:jc w:val="both"/>
        <w:rPr>
          <w:rFonts w:ascii="Arial" w:hAnsi="Arial" w:cs="Arial"/>
        </w:rPr>
      </w:pPr>
    </w:p>
    <w:p w14:paraId="5096C2E0" w14:textId="77777777" w:rsidR="0027768E" w:rsidRPr="006D198A" w:rsidRDefault="0027768E" w:rsidP="003748F3">
      <w:pPr>
        <w:jc w:val="both"/>
        <w:rPr>
          <w:rFonts w:ascii="Arial" w:hAnsi="Arial" w:cs="Arial"/>
          <w:b/>
          <w:bCs/>
        </w:rPr>
      </w:pPr>
      <w:r w:rsidRPr="006D198A">
        <w:rPr>
          <w:rFonts w:ascii="Arial" w:hAnsi="Arial" w:cs="Arial"/>
          <w:b/>
          <w:bCs/>
        </w:rPr>
        <w:t>Statistical analysis</w:t>
      </w:r>
    </w:p>
    <w:p w14:paraId="7A8E9E69" w14:textId="77777777" w:rsidR="009004F4" w:rsidRDefault="0027768E" w:rsidP="003748F3">
      <w:pPr>
        <w:jc w:val="both"/>
        <w:rPr>
          <w:rFonts w:ascii="Arial" w:hAnsi="Arial" w:cs="Arial"/>
        </w:rPr>
      </w:pPr>
      <w:r w:rsidRPr="006D198A">
        <w:rPr>
          <w:rFonts w:ascii="Arial" w:hAnsi="Arial" w:cs="Arial"/>
        </w:rPr>
        <w:t>Mean</w:t>
      </w:r>
      <w:r w:rsidR="0024378D">
        <w:rPr>
          <w:rFonts w:ascii="Arial" w:hAnsi="Arial" w:cs="Arial"/>
        </w:rPr>
        <w:t>s</w:t>
      </w:r>
      <w:r w:rsidRPr="006D198A">
        <w:rPr>
          <w:rFonts w:ascii="Arial" w:hAnsi="Arial" w:cs="Arial"/>
        </w:rPr>
        <w:t xml:space="preserve"> and standard deviation</w:t>
      </w:r>
      <w:r w:rsidR="0024378D">
        <w:rPr>
          <w:rFonts w:ascii="Arial" w:hAnsi="Arial" w:cs="Arial"/>
        </w:rPr>
        <w:t>s</w:t>
      </w:r>
      <w:r w:rsidRPr="006D198A" w:rsidDel="0024378D">
        <w:rPr>
          <w:rFonts w:ascii="Arial" w:hAnsi="Arial" w:cs="Arial"/>
        </w:rPr>
        <w:t xml:space="preserve"> </w:t>
      </w:r>
      <w:r w:rsidRPr="006D198A">
        <w:rPr>
          <w:rFonts w:ascii="Arial" w:hAnsi="Arial" w:cs="Arial"/>
        </w:rPr>
        <w:t xml:space="preserve">were calculated </w:t>
      </w:r>
      <w:r w:rsidR="003E21A8">
        <w:rPr>
          <w:rFonts w:ascii="Arial" w:hAnsi="Arial" w:cs="Arial"/>
        </w:rPr>
        <w:t xml:space="preserve">for each participant </w:t>
      </w:r>
      <w:r w:rsidRPr="006D198A">
        <w:rPr>
          <w:rFonts w:ascii="Arial" w:hAnsi="Arial" w:cs="Arial"/>
        </w:rPr>
        <w:t>across the eight walking trials for both</w:t>
      </w:r>
      <w:r w:rsidR="003E6FD5">
        <w:rPr>
          <w:rFonts w:ascii="Arial" w:hAnsi="Arial" w:cs="Arial"/>
        </w:rPr>
        <w:t xml:space="preserve"> </w:t>
      </w:r>
      <w:r w:rsidR="003E6FD5" w:rsidRPr="006D198A">
        <w:rPr>
          <w:rFonts w:ascii="Arial" w:hAnsi="Arial" w:cs="Arial"/>
        </w:rPr>
        <w:t>marker-based</w:t>
      </w:r>
      <w:r w:rsidR="003E6FD5">
        <w:rPr>
          <w:rFonts w:ascii="Arial" w:hAnsi="Arial" w:cs="Arial"/>
        </w:rPr>
        <w:t xml:space="preserve"> and</w:t>
      </w:r>
      <w:r w:rsidRPr="006D198A">
        <w:rPr>
          <w:rFonts w:ascii="Arial" w:hAnsi="Arial" w:cs="Arial"/>
        </w:rPr>
        <w:t xml:space="preserve"> </w:t>
      </w:r>
      <w:commentRangeStart w:id="29"/>
      <w:r w:rsidRPr="006D198A">
        <w:rPr>
          <w:rFonts w:ascii="Arial" w:hAnsi="Arial" w:cs="Arial"/>
        </w:rPr>
        <w:t xml:space="preserve">markerless </w:t>
      </w:r>
      <w:commentRangeEnd w:id="29"/>
      <w:r w:rsidR="00A5491E" w:rsidRPr="006D198A">
        <w:rPr>
          <w:rStyle w:val="CommentReference"/>
          <w:rFonts w:ascii="Arial" w:hAnsi="Arial" w:cs="Arial"/>
          <w:sz w:val="22"/>
          <w:szCs w:val="22"/>
        </w:rPr>
        <w:commentReference w:id="29"/>
      </w:r>
      <w:r w:rsidRPr="006D198A">
        <w:rPr>
          <w:rFonts w:ascii="Arial" w:hAnsi="Arial" w:cs="Arial"/>
        </w:rPr>
        <w:t xml:space="preserve">systems. </w:t>
      </w:r>
      <w:r w:rsidR="003E21A8">
        <w:rPr>
          <w:rFonts w:ascii="Arial" w:hAnsi="Arial" w:cs="Arial"/>
        </w:rPr>
        <w:t xml:space="preserve">These </w:t>
      </w:r>
      <w:r w:rsidR="001D3735">
        <w:rPr>
          <w:rFonts w:ascii="Arial" w:hAnsi="Arial" w:cs="Arial"/>
        </w:rPr>
        <w:t xml:space="preserve">participant </w:t>
      </w:r>
      <w:r w:rsidR="003E21A8">
        <w:rPr>
          <w:rFonts w:ascii="Arial" w:hAnsi="Arial" w:cs="Arial"/>
        </w:rPr>
        <w:t>means were used to</w:t>
      </w:r>
      <w:r w:rsidR="00842C42">
        <w:rPr>
          <w:rFonts w:ascii="Arial" w:hAnsi="Arial" w:cs="Arial"/>
        </w:rPr>
        <w:t xml:space="preserve"> </w:t>
      </w:r>
      <w:r w:rsidR="00BE2711">
        <w:rPr>
          <w:rFonts w:ascii="Arial" w:hAnsi="Arial" w:cs="Arial"/>
        </w:rPr>
        <w:t xml:space="preserve">generate </w:t>
      </w:r>
      <w:r w:rsidR="00750883">
        <w:rPr>
          <w:rFonts w:ascii="Arial" w:hAnsi="Arial" w:cs="Arial"/>
        </w:rPr>
        <w:t xml:space="preserve">1D 90% </w:t>
      </w:r>
      <w:r w:rsidR="00750883" w:rsidRPr="006D198A">
        <w:rPr>
          <w:rFonts w:ascii="Arial" w:hAnsi="Arial" w:cs="Arial"/>
        </w:rPr>
        <w:t>paired-samples</w:t>
      </w:r>
      <w:r w:rsidR="00750883">
        <w:rPr>
          <w:rFonts w:ascii="Arial" w:hAnsi="Arial" w:cs="Arial"/>
        </w:rPr>
        <w:t xml:space="preserve"> confidence intervals </w:t>
      </w:r>
      <w:r w:rsidR="00750883" w:rsidRPr="006D198A">
        <w:rPr>
          <w:rFonts w:ascii="Arial" w:hAnsi="Arial" w:cs="Arial"/>
        </w:rPr>
        <w:t>across the gait cycle</w:t>
      </w:r>
      <w:r w:rsidR="002E0755">
        <w:rPr>
          <w:rFonts w:ascii="Arial" w:hAnsi="Arial" w:cs="Arial"/>
        </w:rPr>
        <w:t xml:space="preserve"> </w:t>
      </w:r>
      <w:r w:rsidR="002E0755" w:rsidRPr="006D198A">
        <w:rPr>
          <w:rFonts w:ascii="Arial" w:hAnsi="Arial" w:cs="Arial"/>
        </w:rPr>
        <w:t>using</w:t>
      </w:r>
      <w:r w:rsidR="002E0755">
        <w:rPr>
          <w:rFonts w:ascii="Arial" w:hAnsi="Arial" w:cs="Arial"/>
        </w:rPr>
        <w:t xml:space="preserve"> the </w:t>
      </w:r>
      <w:r w:rsidR="002E0755" w:rsidRPr="07E5BD22">
        <w:rPr>
          <w:rFonts w:ascii="Arial" w:hAnsi="Arial" w:cs="Arial"/>
          <w:i/>
          <w:iCs/>
        </w:rPr>
        <w:t>spm1d</w:t>
      </w:r>
      <w:r w:rsidR="002E0755" w:rsidRPr="006D198A">
        <w:rPr>
          <w:rFonts w:ascii="Arial" w:hAnsi="Arial" w:cs="Arial"/>
        </w:rPr>
        <w:t xml:space="preserve"> </w:t>
      </w:r>
      <w:r w:rsidR="002E0755" w:rsidRPr="00432943">
        <w:rPr>
          <w:rFonts w:ascii="Arial" w:hAnsi="Arial" w:cs="Arial"/>
          <w:highlight w:val="yellow"/>
        </w:rPr>
        <w:t>package</w:t>
      </w:r>
      <w:ins w:id="30" w:author="Barton, Gabor" w:date="2026-07-16T18:45:00Z" w16du:dateUtc="2026-07-16T17:45:00Z">
        <w:r w:rsidR="00A5491E" w:rsidRPr="00432943">
          <w:rPr>
            <w:rFonts w:ascii="Arial" w:hAnsi="Arial" w:cs="Arial"/>
            <w:highlight w:val="yellow"/>
          </w:rPr>
          <w:t xml:space="preserve"> [ref]</w:t>
        </w:r>
      </w:ins>
      <w:r w:rsidR="002E0755" w:rsidRPr="00432943">
        <w:rPr>
          <w:rFonts w:ascii="Arial" w:hAnsi="Arial" w:cs="Arial"/>
          <w:highlight w:val="yellow"/>
        </w:rPr>
        <w:t>.</w:t>
      </w:r>
      <w:r w:rsidR="00B47496">
        <w:rPr>
          <w:rFonts w:ascii="Arial" w:hAnsi="Arial" w:cs="Arial"/>
        </w:rPr>
        <w:t xml:space="preserve"> </w:t>
      </w:r>
      <w:r w:rsidR="001D2BE8">
        <w:rPr>
          <w:rFonts w:ascii="Arial" w:hAnsi="Arial" w:cs="Arial"/>
        </w:rPr>
        <w:t xml:space="preserve">This approach uses </w:t>
      </w:r>
      <w:r w:rsidR="009004F4">
        <w:rPr>
          <w:rFonts w:ascii="Arial" w:hAnsi="Arial" w:cs="Arial"/>
        </w:rPr>
        <w:t xml:space="preserve">a </w:t>
      </w:r>
      <w:r w:rsidR="00B44DB0">
        <w:rPr>
          <w:rFonts w:ascii="Arial" w:hAnsi="Arial" w:cs="Arial"/>
        </w:rPr>
        <w:t>simultaneous random-field-theory-based confidence interval</w:t>
      </w:r>
      <w:r w:rsidR="000459C5">
        <w:rPr>
          <w:rFonts w:ascii="Arial" w:hAnsi="Arial" w:cs="Arial"/>
        </w:rPr>
        <w:t xml:space="preserve"> that maintains the</w:t>
      </w:r>
      <w:r w:rsidR="00B44DB0">
        <w:rPr>
          <w:rFonts w:ascii="Arial" w:hAnsi="Arial" w:cs="Arial"/>
        </w:rPr>
        <w:t xml:space="preserve"> </w:t>
      </w:r>
      <w:r w:rsidR="000459C5" w:rsidRPr="000459C5">
        <w:rPr>
          <w:rFonts w:ascii="Arial" w:hAnsi="Arial" w:cs="Arial"/>
        </w:rPr>
        <w:t xml:space="preserve">family-wise error </w:t>
      </w:r>
      <w:r w:rsidR="000459C5" w:rsidRPr="000459C5">
        <w:rPr>
          <w:rFonts w:ascii="Arial" w:hAnsi="Arial" w:cs="Arial"/>
        </w:rPr>
        <w:t xml:space="preserve">rate </w:t>
      </w:r>
      <w:r w:rsidR="000459C5" w:rsidRPr="000459C5">
        <w:rPr>
          <w:rFonts w:ascii="Arial" w:hAnsi="Arial" w:cs="Arial"/>
        </w:rPr>
        <w:t>over an unknown set of nodes</w:t>
      </w:r>
      <w:r w:rsidR="0071458C">
        <w:rPr>
          <w:rFonts w:ascii="Arial" w:hAnsi="Arial" w:cs="Arial"/>
        </w:rPr>
        <w:t>, thereby permitting judgements of equivalence a</w:t>
      </w:r>
      <w:r w:rsidR="00B35FDD">
        <w:rPr>
          <w:rFonts w:ascii="Arial" w:hAnsi="Arial" w:cs="Arial"/>
        </w:rPr>
        <w:t xml:space="preserve">t different regions of the gait cycle. </w:t>
      </w:r>
      <w:r w:rsidRPr="006D198A">
        <w:rPr>
          <w:rFonts w:ascii="Arial" w:hAnsi="Arial" w:cs="Arial"/>
        </w:rPr>
        <w:t xml:space="preserve">Equivalence bounds were defined </w:t>
      </w:r>
      <w:r w:rsidR="00252CCD" w:rsidRPr="07E5BD22">
        <w:rPr>
          <w:rFonts w:ascii="Arial" w:hAnsi="Arial" w:cs="Arial"/>
          <w:i/>
          <w:iCs/>
        </w:rPr>
        <w:t>a-priori</w:t>
      </w:r>
      <w:r w:rsidR="00252CCD">
        <w:rPr>
          <w:rFonts w:ascii="Arial" w:hAnsi="Arial" w:cs="Arial"/>
        </w:rPr>
        <w:t xml:space="preserve"> </w:t>
      </w:r>
      <w:r w:rsidR="00E5694B">
        <w:rPr>
          <w:rFonts w:ascii="Arial" w:hAnsi="Arial" w:cs="Arial"/>
        </w:rPr>
        <w:t xml:space="preserve">as </w:t>
      </w:r>
      <w:r w:rsidR="00D96476">
        <w:rPr>
          <w:rFonts w:ascii="Arial" w:hAnsi="Arial" w:cs="Arial"/>
        </w:rPr>
        <w:t xml:space="preserve">the </w:t>
      </w:r>
      <w:r w:rsidR="00EA01DC">
        <w:rPr>
          <w:rFonts w:ascii="Arial" w:hAnsi="Arial" w:cs="Arial"/>
        </w:rPr>
        <w:t xml:space="preserve">mean </w:t>
      </w:r>
      <w:r w:rsidR="00237038">
        <w:rPr>
          <w:rFonts w:ascii="Arial" w:hAnsi="Arial" w:cs="Arial"/>
        </w:rPr>
        <w:t>m</w:t>
      </w:r>
      <w:r w:rsidR="00D96476">
        <w:rPr>
          <w:rFonts w:ascii="Arial" w:hAnsi="Arial" w:cs="Arial"/>
        </w:rPr>
        <w:t xml:space="preserve">inimal detectable change (MDC) </w:t>
      </w:r>
      <w:r w:rsidR="00E505CC">
        <w:rPr>
          <w:rFonts w:ascii="Arial" w:hAnsi="Arial" w:cs="Arial"/>
        </w:rPr>
        <w:t xml:space="preserve">calculated </w:t>
      </w:r>
      <w:r w:rsidR="00400BAA">
        <w:rPr>
          <w:rFonts w:ascii="Arial" w:hAnsi="Arial" w:cs="Arial"/>
        </w:rPr>
        <w:t xml:space="preserve">over the gait cycle </w:t>
      </w:r>
      <w:r w:rsidR="00E505CC">
        <w:rPr>
          <w:rFonts w:ascii="Arial" w:hAnsi="Arial" w:cs="Arial"/>
        </w:rPr>
        <w:t>for each kinematic variable based on a previous markerless reliability study</w:t>
      </w:r>
      <w:r w:rsidR="00240357">
        <w:rPr>
          <w:rFonts w:ascii="Arial" w:hAnsi="Arial" w:cs="Arial"/>
        </w:rPr>
        <w:t xml:space="preserve"> by A</w:t>
      </w:r>
      <w:r w:rsidR="00305BFF">
        <w:rPr>
          <w:rFonts w:ascii="Arial" w:hAnsi="Arial" w:cs="Arial"/>
        </w:rPr>
        <w:t>ugustine et al.</w:t>
      </w:r>
      <w:r w:rsidR="00E34779" w:rsidDel="00305BFF">
        <w:rPr>
          <w:rFonts w:ascii="Arial" w:hAnsi="Arial" w:cs="Arial"/>
        </w:rPr>
        <w:t xml:space="preserve"> </w:t>
      </w:r>
      <w:r w:rsidR="0025161B">
        <w:rPr>
          <w:rFonts w:ascii="Arial" w:hAnsi="Arial" w:cs="Arial"/>
        </w:rPr>
        <w:t>(</w:t>
      </w:r>
      <w:r w:rsidR="0095095C">
        <w:rPr>
          <w:rFonts w:ascii="Arial" w:hAnsi="Arial" w:cs="Arial"/>
        </w:rPr>
        <w:fldChar w:fldCharType="begin"/>
      </w:r>
      <w:r w:rsidR="00E20B78">
        <w:rPr>
          <w:rFonts w:ascii="Arial" w:hAnsi="Arial" w:cs="Arial"/>
        </w:rPr>
        <w:instrText xml:space="preserve"> ADDIN EN.CITE &lt;EndNote&gt;&lt;Cite&gt;&lt;Author&gt;Augustine&lt;/Author&gt;&lt;Year&gt;2025&lt;/Year&gt;&lt;RecNum&gt;161&lt;/RecNum&gt;&lt;DisplayText&gt;(Augustine et al., 2025)&lt;/DisplayText&gt;&lt;record&gt;&lt;rec-number&gt;161&lt;/rec-number&gt;&lt;foreign-keys&gt;&lt;key app="EN" db-id="9vpsz9r5szfa0oe9d5ep95919rxeasd2dfwe" timestamp="1776768101"&gt;161&lt;/key&gt;&lt;/foreign-keys&gt;&lt;ref-type name="Journal Article"&gt;17&lt;/ref-type&gt;&lt;contributors&gt;&lt;authors&gt;&lt;author&gt;Augustine, Sylvia&lt;/author&gt;&lt;author&gt;Foster, Richard&lt;/author&gt;&lt;author&gt;Barton, Gabor&lt;/author&gt;&lt;author&gt;Lake, Mark J&lt;/author&gt;&lt;author&gt;Sharir, Raihana&lt;/author&gt;&lt;author&gt;Robinson, Mark A&lt;/author&gt;&lt;/authors&gt;&lt;/contributors&gt;&lt;titles&gt;&lt;title&gt;The inter-trial and inter-session reliability of Theia3D-derived markerless gait analysis in tight versus loose clothing&lt;/title&gt;&lt;secondary-title&gt;PeerJ&lt;/secondary-title&gt;&lt;/titles&gt;&lt;periodical&gt;&lt;full-title&gt;PeerJ&lt;/full-title&gt;&lt;/periodical&gt;&lt;pages&gt;e18613&lt;/pages&gt;&lt;volume&gt;13&lt;/volume&gt;&lt;dates&gt;&lt;year&gt;2025&lt;/year&gt;&lt;/dates&gt;&lt;isbn&gt;2167-8359&lt;/isbn&gt;&lt;urls&gt;&lt;/urls&gt;&lt;/record&gt;&lt;/Cite&gt;&lt;/EndNote&gt;</w:instrText>
      </w:r>
      <w:r w:rsidR="0095095C">
        <w:rPr>
          <w:rFonts w:ascii="Arial" w:hAnsi="Arial" w:cs="Arial"/>
        </w:rPr>
        <w:fldChar w:fldCharType="separate"/>
      </w:r>
      <w:r w:rsidR="00E20B78">
        <w:rPr>
          <w:rFonts w:ascii="Arial" w:hAnsi="Arial" w:cs="Arial"/>
          <w:noProof/>
        </w:rPr>
        <w:t>(Augustine et al., 2025)</w:t>
      </w:r>
      <w:r w:rsidR="0095095C">
        <w:rPr>
          <w:rFonts w:ascii="Arial" w:hAnsi="Arial" w:cs="Arial"/>
        </w:rPr>
        <w:fldChar w:fldCharType="end"/>
      </w:r>
      <w:r w:rsidR="0025161B">
        <w:rPr>
          <w:rFonts w:ascii="Arial" w:hAnsi="Arial" w:cs="Arial"/>
        </w:rPr>
        <w:t>)</w:t>
      </w:r>
      <w:r w:rsidR="001B258A">
        <w:rPr>
          <w:rFonts w:ascii="Arial" w:hAnsi="Arial" w:cs="Arial"/>
        </w:rPr>
        <w:t xml:space="preserve">. </w:t>
      </w:r>
      <w:r w:rsidR="002F084F">
        <w:rPr>
          <w:rFonts w:ascii="Arial" w:hAnsi="Arial" w:cs="Arial"/>
        </w:rPr>
        <w:t xml:space="preserve">In that study, </w:t>
      </w:r>
      <w:r w:rsidR="00B64E27">
        <w:rPr>
          <w:rFonts w:ascii="Arial" w:hAnsi="Arial" w:cs="Arial"/>
        </w:rPr>
        <w:t>measurement</w:t>
      </w:r>
      <w:r w:rsidR="00832736">
        <w:rPr>
          <w:rFonts w:ascii="Arial" w:hAnsi="Arial" w:cs="Arial"/>
        </w:rPr>
        <w:t xml:space="preserve"> </w:t>
      </w:r>
      <w:r w:rsidR="002F084F">
        <w:rPr>
          <w:rFonts w:ascii="Arial" w:hAnsi="Arial" w:cs="Arial"/>
        </w:rPr>
        <w:t xml:space="preserve">error was estimated </w:t>
      </w:r>
      <w:r w:rsidR="00E34779">
        <w:rPr>
          <w:rFonts w:ascii="Arial" w:hAnsi="Arial" w:cs="Arial"/>
        </w:rPr>
        <w:t xml:space="preserve">from </w:t>
      </w:r>
      <w:commentRangeStart w:id="31"/>
      <w:r w:rsidR="00237038">
        <w:rPr>
          <w:rFonts w:ascii="Arial" w:hAnsi="Arial" w:cs="Arial"/>
        </w:rPr>
        <w:t xml:space="preserve">the </w:t>
      </w:r>
      <w:r w:rsidR="00E34779">
        <w:rPr>
          <w:rFonts w:ascii="Arial" w:hAnsi="Arial" w:cs="Arial"/>
        </w:rPr>
        <w:t xml:space="preserve">inter-session variation </w:t>
      </w:r>
      <w:commentRangeEnd w:id="31"/>
      <w:r>
        <w:rPr>
          <w:rStyle w:val="CommentReference"/>
          <w:rFonts w:ascii="Arial" w:hAnsi="Arial" w:cs="Arial"/>
          <w:sz w:val="22"/>
          <w:szCs w:val="22"/>
        </w:rPr>
        <w:commentReference w:id="31"/>
      </w:r>
      <w:r w:rsidR="00312EAD">
        <w:rPr>
          <w:rFonts w:ascii="Arial" w:hAnsi="Arial" w:cs="Arial"/>
        </w:rPr>
        <w:t xml:space="preserve">from </w:t>
      </w:r>
      <w:r w:rsidR="00237038">
        <w:rPr>
          <w:rFonts w:ascii="Arial" w:hAnsi="Arial" w:cs="Arial"/>
        </w:rPr>
        <w:t xml:space="preserve">tight-fitting clothing. </w:t>
      </w:r>
      <w:r w:rsidR="00312EAD">
        <w:rPr>
          <w:rFonts w:ascii="Arial" w:hAnsi="Arial" w:cs="Arial"/>
        </w:rPr>
        <w:t xml:space="preserve">The MDC was calculated as 1.96 × </w:t>
      </w:r>
      <w:r w:rsidR="00855172">
        <w:rPr>
          <w:rFonts w:ascii="Arial" w:hAnsi="Arial" w:cs="Arial"/>
        </w:rPr>
        <w:t>√2</w:t>
      </w:r>
      <w:r w:rsidR="00371B8A">
        <w:rPr>
          <w:rFonts w:ascii="Arial" w:hAnsi="Arial" w:cs="Arial"/>
        </w:rPr>
        <w:t xml:space="preserve"> times this error term</w:t>
      </w:r>
      <w:r w:rsidR="00BD5151">
        <w:rPr>
          <w:rFonts w:ascii="Arial" w:hAnsi="Arial" w:cs="Arial"/>
        </w:rPr>
        <w:t xml:space="preserve"> representing the smallest detectable change beyond measurement error with 95% confidence. </w:t>
      </w:r>
      <w:r w:rsidR="000F612C" w:rsidRPr="000F612C">
        <w:rPr>
          <w:rFonts w:ascii="Arial" w:hAnsi="Arial" w:cs="Arial"/>
        </w:rPr>
        <w:t xml:space="preserve">Defining equivalence bounds </w:t>
      </w:r>
      <w:r w:rsidR="00E17ACA">
        <w:rPr>
          <w:rFonts w:ascii="Arial" w:hAnsi="Arial" w:cs="Arial"/>
        </w:rPr>
        <w:t xml:space="preserve">using the MDC </w:t>
      </w:r>
      <w:r w:rsidR="000F612C" w:rsidRPr="000F612C">
        <w:rPr>
          <w:rFonts w:ascii="Arial" w:hAnsi="Arial" w:cs="Arial"/>
        </w:rPr>
        <w:t xml:space="preserve">ensures that the </w:t>
      </w:r>
      <w:r w:rsidR="00512B22">
        <w:rPr>
          <w:rFonts w:ascii="Arial" w:hAnsi="Arial" w:cs="Arial"/>
        </w:rPr>
        <w:t xml:space="preserve">equivalence bounds </w:t>
      </w:r>
      <w:r w:rsidR="000F612C" w:rsidRPr="000F612C">
        <w:rPr>
          <w:rFonts w:ascii="Arial" w:hAnsi="Arial" w:cs="Arial"/>
        </w:rPr>
        <w:t xml:space="preserve">reflect the inherent </w:t>
      </w:r>
      <w:r w:rsidR="00990181">
        <w:rPr>
          <w:rFonts w:ascii="Arial" w:hAnsi="Arial" w:cs="Arial"/>
        </w:rPr>
        <w:t>variability</w:t>
      </w:r>
      <w:r w:rsidR="000F612C" w:rsidRPr="000F612C">
        <w:rPr>
          <w:rFonts w:ascii="Arial" w:hAnsi="Arial" w:cs="Arial"/>
        </w:rPr>
        <w:t xml:space="preserve"> of the markerless system</w:t>
      </w:r>
      <w:r w:rsidR="00F15150">
        <w:rPr>
          <w:rFonts w:ascii="Arial" w:hAnsi="Arial" w:cs="Arial"/>
        </w:rPr>
        <w:t>, so any</w:t>
      </w:r>
      <w:r w:rsidR="000F612C" w:rsidRPr="000F612C">
        <w:rPr>
          <w:rFonts w:ascii="Arial" w:hAnsi="Arial" w:cs="Arial"/>
        </w:rPr>
        <w:t xml:space="preserve"> differences between systems that fall within ±MDC are considered practically negligible, as they cannot be distinguished from within-system measurement error.</w:t>
      </w:r>
      <w:r w:rsidR="00993A30">
        <w:rPr>
          <w:rFonts w:ascii="Arial" w:hAnsi="Arial" w:cs="Arial"/>
        </w:rPr>
        <w:t xml:space="preserve"> </w:t>
      </w:r>
    </w:p>
    <w:p w14:paraId="1BFC0592" w14:textId="5ADCDA3E" w:rsidR="009004F4" w:rsidRPr="000947B9" w:rsidRDefault="00267D77" w:rsidP="003748F3">
      <w:pPr>
        <w:jc w:val="both"/>
        <w:rPr>
          <w:rFonts w:ascii="Arial" w:hAnsi="Arial" w:cs="Arial"/>
          <w:highlight w:val="yellow"/>
        </w:rPr>
      </w:pPr>
      <w:r>
        <w:rPr>
          <w:rFonts w:ascii="Arial" w:hAnsi="Arial" w:cs="Arial"/>
        </w:rPr>
        <w:t xml:space="preserve">Confidence intervals and equivalence bounds were judged according to one of three outcomes: </w:t>
      </w:r>
      <w:r w:rsidR="002E50B4">
        <w:rPr>
          <w:rFonts w:ascii="Arial" w:hAnsi="Arial" w:cs="Arial"/>
        </w:rPr>
        <w:t>Equivalent, non-equivalent and inconclusive</w:t>
      </w:r>
      <w:r w:rsidR="000947B9" w:rsidRPr="000947B9">
        <w:rPr>
          <w:rFonts w:ascii="Arial" w:hAnsi="Arial" w:cs="Arial"/>
          <w:highlight w:val="yellow"/>
        </w:rPr>
        <w:t>……</w:t>
      </w:r>
      <w:r w:rsidRPr="000947B9">
        <w:rPr>
          <w:rFonts w:ascii="Arial" w:hAnsi="Arial" w:cs="Arial"/>
          <w:highlight w:val="yellow"/>
        </w:rPr>
        <w:t xml:space="preserve"> </w:t>
      </w:r>
      <w:r w:rsidR="000947B9">
        <w:rPr>
          <w:rFonts w:ascii="Arial" w:hAnsi="Arial" w:cs="Arial"/>
          <w:highlight w:val="yellow"/>
        </w:rPr>
        <w:t xml:space="preserve">Equivalence was concluded when a confidence interval </w:t>
      </w:r>
      <w:r w:rsidR="00251F91">
        <w:rPr>
          <w:rFonts w:ascii="Arial" w:hAnsi="Arial" w:cs="Arial"/>
          <w:highlight w:val="yellow"/>
        </w:rPr>
        <w:t>was</w:t>
      </w:r>
      <w:r w:rsidR="000947B9">
        <w:rPr>
          <w:rFonts w:ascii="Arial" w:hAnsi="Arial" w:cs="Arial"/>
          <w:highlight w:val="yellow"/>
        </w:rPr>
        <w:t xml:space="preserve"> fully within the equivalence bounds, non-equivalence was concluded when </w:t>
      </w:r>
      <w:r w:rsidR="00251F91">
        <w:rPr>
          <w:rFonts w:ascii="Arial" w:hAnsi="Arial" w:cs="Arial"/>
          <w:highlight w:val="yellow"/>
        </w:rPr>
        <w:t>the entire confidence interval was fully beyond an equivalence bound</w:t>
      </w:r>
      <w:r w:rsidR="00EA1949">
        <w:rPr>
          <w:rFonts w:ascii="Arial" w:hAnsi="Arial" w:cs="Arial"/>
          <w:highlight w:val="yellow"/>
        </w:rPr>
        <w:t xml:space="preserve"> nd inconclusive </w:t>
      </w:r>
    </w:p>
    <w:p w14:paraId="0F071675" w14:textId="4C600DBE" w:rsidR="00F17622" w:rsidRDefault="001231AA" w:rsidP="003748F3">
      <w:pPr>
        <w:jc w:val="both"/>
        <w:rPr>
          <w:rFonts w:ascii="Arial" w:hAnsi="Arial" w:cs="Arial"/>
        </w:rPr>
      </w:pPr>
      <w:r w:rsidRPr="000947B9">
        <w:rPr>
          <w:rFonts w:ascii="Arial" w:hAnsi="Arial" w:cs="Arial"/>
          <w:highlight w:val="yellow"/>
        </w:rPr>
        <w:t xml:space="preserve">Kinematic variables were </w:t>
      </w:r>
      <w:r w:rsidR="008D0728" w:rsidRPr="000947B9">
        <w:rPr>
          <w:rFonts w:ascii="Arial" w:hAnsi="Arial" w:cs="Arial"/>
          <w:highlight w:val="yellow"/>
        </w:rPr>
        <w:t xml:space="preserve">considered equivalent </w:t>
      </w:r>
      <w:r w:rsidR="00473970" w:rsidRPr="000947B9">
        <w:rPr>
          <w:rFonts w:ascii="Arial" w:hAnsi="Arial" w:cs="Arial"/>
          <w:highlight w:val="yellow"/>
        </w:rPr>
        <w:t>w</w:t>
      </w:r>
      <w:r w:rsidR="008007A2" w:rsidRPr="000947B9">
        <w:rPr>
          <w:rFonts w:ascii="Arial" w:hAnsi="Arial" w:cs="Arial"/>
          <w:highlight w:val="yellow"/>
        </w:rPr>
        <w:t xml:space="preserve">here the </w:t>
      </w:r>
      <w:commentRangeStart w:id="32"/>
      <w:r w:rsidR="008007A2" w:rsidRPr="000947B9">
        <w:rPr>
          <w:rFonts w:ascii="Arial" w:hAnsi="Arial" w:cs="Arial"/>
          <w:highlight w:val="yellow"/>
        </w:rPr>
        <w:t xml:space="preserve">90% </w:t>
      </w:r>
      <w:commentRangeEnd w:id="32"/>
      <w:r w:rsidR="00A5491E" w:rsidRPr="000947B9">
        <w:rPr>
          <w:rStyle w:val="CommentReference"/>
          <w:rFonts w:ascii="Arial" w:hAnsi="Arial" w:cs="Arial"/>
          <w:sz w:val="22"/>
          <w:szCs w:val="22"/>
          <w:highlight w:val="yellow"/>
        </w:rPr>
        <w:commentReference w:id="32"/>
      </w:r>
      <w:r w:rsidR="008007A2" w:rsidRPr="000947B9">
        <w:rPr>
          <w:rFonts w:ascii="Arial" w:hAnsi="Arial" w:cs="Arial"/>
          <w:highlight w:val="yellow"/>
        </w:rPr>
        <w:t xml:space="preserve">confidence interval </w:t>
      </w:r>
      <w:r w:rsidR="00770246" w:rsidRPr="000947B9">
        <w:rPr>
          <w:rFonts w:ascii="Arial" w:hAnsi="Arial" w:cs="Arial"/>
          <w:highlight w:val="yellow"/>
        </w:rPr>
        <w:t xml:space="preserve">of the between-system difference </w:t>
      </w:r>
      <w:r w:rsidR="00C71BBF" w:rsidRPr="000947B9">
        <w:rPr>
          <w:rFonts w:ascii="Arial" w:hAnsi="Arial" w:cs="Arial"/>
          <w:highlight w:val="yellow"/>
        </w:rPr>
        <w:t xml:space="preserve">was entirely within </w:t>
      </w:r>
      <w:r w:rsidR="002D6A13" w:rsidRPr="000947B9">
        <w:rPr>
          <w:rFonts w:ascii="Arial" w:hAnsi="Arial" w:cs="Arial"/>
          <w:highlight w:val="yellow"/>
        </w:rPr>
        <w:t xml:space="preserve">the </w:t>
      </w:r>
      <w:r w:rsidR="00593671" w:rsidRPr="000947B9">
        <w:rPr>
          <w:rFonts w:ascii="Arial" w:hAnsi="Arial" w:cs="Arial"/>
          <w:highlight w:val="yellow"/>
        </w:rPr>
        <w:t>±</w:t>
      </w:r>
      <w:r w:rsidR="00463196" w:rsidRPr="000947B9">
        <w:rPr>
          <w:rFonts w:ascii="Arial" w:hAnsi="Arial" w:cs="Arial"/>
          <w:highlight w:val="yellow"/>
        </w:rPr>
        <w:t>MDC</w:t>
      </w:r>
      <w:r w:rsidR="002D6A13" w:rsidRPr="000947B9">
        <w:rPr>
          <w:rFonts w:ascii="Arial" w:hAnsi="Arial" w:cs="Arial"/>
          <w:highlight w:val="yellow"/>
        </w:rPr>
        <w:t xml:space="preserve"> </w:t>
      </w:r>
      <w:r w:rsidR="003D2CFA" w:rsidRPr="000947B9">
        <w:rPr>
          <w:rFonts w:ascii="Arial" w:hAnsi="Arial" w:cs="Arial"/>
          <w:highlight w:val="yellow"/>
        </w:rPr>
        <w:t>equivalence bounds across the gait cycle</w:t>
      </w:r>
      <w:r w:rsidR="003E5681" w:rsidRPr="000947B9">
        <w:rPr>
          <w:rFonts w:ascii="Arial" w:hAnsi="Arial" w:cs="Arial"/>
          <w:highlight w:val="yellow"/>
        </w:rPr>
        <w:t xml:space="preserve"> (</w:t>
      </w:r>
      <w:r w:rsidR="004712C1" w:rsidRPr="000947B9">
        <w:rPr>
          <w:rFonts w:ascii="Arial" w:hAnsi="Arial" w:cs="Arial"/>
          <w:highlight w:val="yellow"/>
        </w:rPr>
        <w:fldChar w:fldCharType="begin"/>
      </w:r>
      <w:r w:rsidR="004712C1" w:rsidRPr="000947B9">
        <w:rPr>
          <w:rFonts w:ascii="Arial" w:hAnsi="Arial" w:cs="Arial"/>
          <w:highlight w:val="yellow"/>
        </w:rPr>
        <w:instrText xml:space="preserve"> REF _Ref227686619 \h </w:instrText>
      </w:r>
      <w:r w:rsidR="0025161B" w:rsidRPr="000947B9">
        <w:rPr>
          <w:rFonts w:ascii="Arial" w:hAnsi="Arial" w:cs="Arial"/>
          <w:highlight w:val="yellow"/>
        </w:rPr>
        <w:instrText xml:space="preserve"> \* MERGEFORMAT </w:instrText>
      </w:r>
      <w:r w:rsidR="004712C1" w:rsidRPr="000947B9">
        <w:rPr>
          <w:rFonts w:ascii="Arial" w:hAnsi="Arial" w:cs="Arial"/>
          <w:highlight w:val="yellow"/>
        </w:rPr>
      </w:r>
      <w:r w:rsidR="004712C1" w:rsidRPr="000947B9">
        <w:rPr>
          <w:rFonts w:ascii="Arial" w:hAnsi="Arial" w:cs="Arial"/>
          <w:highlight w:val="yellow"/>
        </w:rPr>
        <w:fldChar w:fldCharType="separate"/>
      </w:r>
      <w:r w:rsidR="004712C1" w:rsidRPr="000947B9">
        <w:rPr>
          <w:rFonts w:ascii="Arial" w:hAnsi="Arial" w:cs="Arial"/>
          <w:highlight w:val="yellow"/>
        </w:rPr>
        <w:t>Figure 2</w:t>
      </w:r>
      <w:r w:rsidR="004712C1" w:rsidRPr="000947B9">
        <w:rPr>
          <w:rFonts w:ascii="Arial" w:hAnsi="Arial" w:cs="Arial"/>
          <w:highlight w:val="yellow"/>
        </w:rPr>
        <w:fldChar w:fldCharType="end"/>
      </w:r>
      <w:r w:rsidR="009A240C" w:rsidRPr="000947B9">
        <w:rPr>
          <w:rFonts w:ascii="Arial" w:hAnsi="Arial" w:cs="Arial"/>
          <w:highlight w:val="yellow"/>
        </w:rPr>
        <w:t>)</w:t>
      </w:r>
      <w:r w:rsidR="003D2CFA" w:rsidRPr="000947B9">
        <w:rPr>
          <w:rFonts w:ascii="Arial" w:hAnsi="Arial" w:cs="Arial"/>
          <w:highlight w:val="yellow"/>
        </w:rPr>
        <w:t>.</w:t>
      </w:r>
      <w:r w:rsidR="003D2CFA">
        <w:rPr>
          <w:rFonts w:ascii="Arial" w:hAnsi="Arial" w:cs="Arial"/>
        </w:rPr>
        <w:t xml:space="preserve"> </w:t>
      </w:r>
      <w:r w:rsidR="007758E9">
        <w:rPr>
          <w:rFonts w:ascii="Arial" w:hAnsi="Arial" w:cs="Arial"/>
        </w:rPr>
        <w:t xml:space="preserve">As no </w:t>
      </w:r>
      <w:r w:rsidR="00E51922">
        <w:rPr>
          <w:rFonts w:ascii="Arial" w:hAnsi="Arial" w:cs="Arial"/>
        </w:rPr>
        <w:t>inter-session variation</w:t>
      </w:r>
      <w:r w:rsidR="007758E9">
        <w:rPr>
          <w:rFonts w:ascii="Arial" w:hAnsi="Arial" w:cs="Arial"/>
        </w:rPr>
        <w:t xml:space="preserve"> </w:t>
      </w:r>
      <w:r w:rsidR="00D61E0E">
        <w:rPr>
          <w:rFonts w:ascii="Arial" w:hAnsi="Arial" w:cs="Arial"/>
        </w:rPr>
        <w:t xml:space="preserve">was available for foot progression this was assigned </w:t>
      </w:r>
      <w:r w:rsidR="005C372C">
        <w:rPr>
          <w:rFonts w:ascii="Arial" w:hAnsi="Arial" w:cs="Arial"/>
        </w:rPr>
        <w:t xml:space="preserve">bounds of </w:t>
      </w:r>
      <w:r w:rsidR="005C372C" w:rsidRPr="000F612C">
        <w:rPr>
          <w:rFonts w:ascii="Arial" w:hAnsi="Arial" w:cs="Arial"/>
        </w:rPr>
        <w:t>±</w:t>
      </w:r>
      <w:r w:rsidR="005C372C">
        <w:rPr>
          <w:rFonts w:ascii="Arial" w:hAnsi="Arial" w:cs="Arial"/>
        </w:rPr>
        <w:t>5˚.</w:t>
      </w:r>
    </w:p>
    <w:p w14:paraId="020E751B" w14:textId="77777777" w:rsidR="00D87F66" w:rsidRDefault="00D87F66" w:rsidP="003748F3">
      <w:pPr>
        <w:jc w:val="both"/>
        <w:rPr>
          <w:rFonts w:ascii="Arial" w:hAnsi="Arial" w:cs="Arial"/>
        </w:rPr>
      </w:pPr>
    </w:p>
    <w:p w14:paraId="48E57D79" w14:textId="23D3F358" w:rsidR="004712C1" w:rsidRDefault="00FE223D" w:rsidP="0025161B">
      <w:pPr>
        <w:keepNext/>
        <w:jc w:val="both"/>
      </w:pPr>
      <w:r>
        <w:rPr>
          <w:noProof/>
        </w:rPr>
        <w:lastRenderedPageBreak/>
        <w:drawing>
          <wp:inline distT="0" distB="0" distL="0" distR="0" wp14:anchorId="46D81FF6" wp14:editId="4AE15ECF">
            <wp:extent cx="5715000" cy="3619500"/>
            <wp:effectExtent l="0" t="0" r="0" b="0"/>
            <wp:docPr id="522661238" name="Picture 1">
              <a:extLst xmlns:a="http://schemas.openxmlformats.org/drawingml/2006/main">
                <a:ext uri="{FF2B5EF4-FFF2-40B4-BE49-F238E27FC236}">
                  <a16:creationId xmlns:a16="http://schemas.microsoft.com/office/drawing/2014/main" id="{F51A31DB-6C7A-406A-B0BA-EB06C4B75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14:paraId="0F38DDAB" w14:textId="7D49655F" w:rsidR="004712C1" w:rsidRPr="00604C10" w:rsidRDefault="0E5F0140" w:rsidP="004712C1">
      <w:pPr>
        <w:rPr>
          <w:rFonts w:ascii="Arial" w:hAnsi="Arial" w:cs="Arial"/>
        </w:rPr>
      </w:pPr>
      <w:bookmarkStart w:id="33" w:name="_Ref227686619"/>
      <w:commentRangeStart w:id="34"/>
      <w:commentRangeStart w:id="35"/>
      <w:r w:rsidRPr="44593581">
        <w:rPr>
          <w:rFonts w:ascii="Arial" w:hAnsi="Arial" w:cs="Arial"/>
          <w:i/>
          <w:iCs/>
          <w:color w:val="44546A" w:themeColor="text2"/>
          <w:sz w:val="18"/>
          <w:szCs w:val="18"/>
        </w:rPr>
        <w:t>F</w:t>
      </w:r>
      <w:commentRangeEnd w:id="35"/>
      <w:r w:rsidR="004712C1" w:rsidRPr="44593581">
        <w:rPr>
          <w:rStyle w:val="CommentReference"/>
          <w:rFonts w:ascii="Arial" w:hAnsi="Arial" w:cs="Arial"/>
          <w:i/>
          <w:iCs/>
          <w:color w:val="44546A" w:themeColor="text2"/>
          <w:sz w:val="18"/>
          <w:szCs w:val="18"/>
        </w:rPr>
        <w:commentReference w:id="35"/>
      </w:r>
      <w:r w:rsidRPr="44593581">
        <w:rPr>
          <w:rFonts w:ascii="Arial" w:hAnsi="Arial" w:cs="Arial"/>
          <w:i/>
          <w:iCs/>
          <w:color w:val="44546A" w:themeColor="text2"/>
          <w:sz w:val="18"/>
          <w:szCs w:val="18"/>
        </w:rPr>
        <w:t xml:space="preserve">igure </w:t>
      </w:r>
      <w:r w:rsidR="004712C1" w:rsidRPr="44593581">
        <w:rPr>
          <w:rFonts w:ascii="Arial" w:hAnsi="Arial" w:cs="Arial"/>
          <w:i/>
          <w:iCs/>
          <w:color w:val="44546A" w:themeColor="text2"/>
          <w:sz w:val="18"/>
          <w:szCs w:val="18"/>
        </w:rPr>
        <w:fldChar w:fldCharType="begin"/>
      </w:r>
      <w:r w:rsidR="004712C1">
        <w:instrText xml:space="preserve"> SEQ Figure \* ARABIC </w:instrText>
      </w:r>
      <w:r w:rsidR="004712C1" w:rsidRPr="44593581">
        <w:rPr>
          <w:rFonts w:ascii="Arial" w:hAnsi="Arial" w:cs="Arial"/>
          <w:i/>
          <w:iCs/>
          <w:color w:val="44546A" w:themeColor="text2"/>
          <w:sz w:val="18"/>
          <w:szCs w:val="18"/>
        </w:rPr>
        <w:fldChar w:fldCharType="separate"/>
      </w:r>
      <w:commentRangeEnd w:id="34"/>
      <w:r w:rsidR="004712C1" w:rsidRPr="44593581">
        <w:rPr>
          <w:rStyle w:val="CommentReference"/>
          <w:rFonts w:ascii="Arial" w:hAnsi="Arial" w:cs="Arial"/>
          <w:i/>
          <w:iCs/>
          <w:color w:val="44546A" w:themeColor="text2"/>
          <w:sz w:val="18"/>
          <w:szCs w:val="18"/>
        </w:rPr>
        <w:commentReference w:id="34"/>
      </w:r>
      <w:r w:rsidRPr="44593581">
        <w:rPr>
          <w:rFonts w:ascii="Arial" w:hAnsi="Arial" w:cs="Arial"/>
          <w:i/>
          <w:iCs/>
          <w:color w:val="44546A" w:themeColor="text2"/>
          <w:sz w:val="18"/>
          <w:szCs w:val="18"/>
        </w:rPr>
        <w:t>2</w:t>
      </w:r>
      <w:r w:rsidR="004712C1" w:rsidRPr="44593581">
        <w:rPr>
          <w:rFonts w:ascii="Arial" w:hAnsi="Arial" w:cs="Arial"/>
          <w:i/>
          <w:iCs/>
          <w:color w:val="44546A" w:themeColor="text2"/>
          <w:sz w:val="18"/>
          <w:szCs w:val="18"/>
        </w:rPr>
        <w:fldChar w:fldCharType="end"/>
      </w:r>
      <w:bookmarkEnd w:id="33"/>
      <w:r w:rsidR="502BA8C9" w:rsidRPr="44593581">
        <w:rPr>
          <w:rFonts w:ascii="Arial" w:hAnsi="Arial" w:cs="Arial"/>
          <w:i/>
          <w:iCs/>
          <w:color w:val="44546A" w:themeColor="text2"/>
          <w:sz w:val="18"/>
          <w:szCs w:val="18"/>
        </w:rPr>
        <w:t>.</w:t>
      </w:r>
      <w:r w:rsidRPr="44593581">
        <w:rPr>
          <w:rFonts w:ascii="Arial" w:hAnsi="Arial" w:cs="Arial"/>
          <w:i/>
          <w:iCs/>
          <w:color w:val="44546A" w:themeColor="text2"/>
          <w:sz w:val="18"/>
          <w:szCs w:val="18"/>
        </w:rPr>
        <w:t xml:space="preserve"> </w:t>
      </w:r>
      <w:r w:rsidR="502BA8C9" w:rsidRPr="44593581">
        <w:rPr>
          <w:rFonts w:ascii="Arial" w:hAnsi="Arial" w:cs="Arial"/>
          <w:i/>
          <w:iCs/>
          <w:color w:val="44546A" w:themeColor="text2"/>
          <w:sz w:val="18"/>
          <w:szCs w:val="18"/>
        </w:rPr>
        <w:t>T</w:t>
      </w:r>
      <w:r w:rsidRPr="44593581">
        <w:rPr>
          <w:rFonts w:ascii="Arial" w:hAnsi="Arial" w:cs="Arial"/>
          <w:i/>
          <w:iCs/>
          <w:color w:val="44546A" w:themeColor="text2"/>
          <w:sz w:val="18"/>
          <w:szCs w:val="18"/>
        </w:rPr>
        <w:t>he process of defining equivalence based on measurement error derived from reliability data. (</w:t>
      </w:r>
      <w:commentRangeStart w:id="36"/>
      <w:r w:rsidRPr="44593581">
        <w:rPr>
          <w:rFonts w:ascii="Arial" w:hAnsi="Arial" w:cs="Arial"/>
          <w:i/>
          <w:iCs/>
          <w:color w:val="44546A" w:themeColor="text2"/>
          <w:sz w:val="18"/>
          <w:szCs w:val="18"/>
        </w:rPr>
        <w:t>a</w:t>
      </w:r>
      <w:commentRangeEnd w:id="36"/>
      <w:r w:rsidR="004712C1" w:rsidRPr="44593581">
        <w:rPr>
          <w:rStyle w:val="CommentReference"/>
          <w:rFonts w:ascii="Arial" w:hAnsi="Arial" w:cs="Arial"/>
          <w:i/>
          <w:iCs/>
          <w:color w:val="44546A" w:themeColor="text2"/>
          <w:sz w:val="18"/>
          <w:szCs w:val="18"/>
        </w:rPr>
        <w:commentReference w:id="36"/>
      </w:r>
      <w:r w:rsidRPr="44593581">
        <w:rPr>
          <w:rFonts w:ascii="Arial" w:hAnsi="Arial" w:cs="Arial"/>
          <w:i/>
          <w:iCs/>
          <w:color w:val="44546A" w:themeColor="text2"/>
          <w:sz w:val="18"/>
          <w:szCs w:val="18"/>
        </w:rPr>
        <w:t xml:space="preserve">) Mean hip joint kinematics from </w:t>
      </w:r>
      <w:commentRangeStart w:id="37"/>
      <w:commentRangeStart w:id="38"/>
      <w:r w:rsidRPr="44593581">
        <w:rPr>
          <w:rFonts w:ascii="Arial" w:hAnsi="Arial" w:cs="Arial"/>
          <w:i/>
          <w:iCs/>
          <w:color w:val="44546A" w:themeColor="text2"/>
          <w:sz w:val="18"/>
          <w:szCs w:val="18"/>
        </w:rPr>
        <w:t xml:space="preserve">two sessions measurements </w:t>
      </w:r>
      <w:commentRangeEnd w:id="37"/>
      <w:r w:rsidR="004712C1" w:rsidRPr="44593581">
        <w:rPr>
          <w:rStyle w:val="CommentReference"/>
          <w:rFonts w:ascii="Arial" w:hAnsi="Arial" w:cs="Arial"/>
          <w:i/>
          <w:iCs/>
          <w:color w:val="44546A" w:themeColor="text2"/>
          <w:sz w:val="18"/>
          <w:szCs w:val="18"/>
        </w:rPr>
        <w:commentReference w:id="37"/>
      </w:r>
      <w:commentRangeEnd w:id="38"/>
      <w:r w:rsidRPr="44593581">
        <w:rPr>
          <w:rStyle w:val="CommentReference"/>
          <w:rFonts w:ascii="Arial" w:hAnsi="Arial" w:cs="Arial"/>
          <w:i/>
          <w:iCs/>
          <w:color w:val="44546A" w:themeColor="text2"/>
          <w:sz w:val="18"/>
          <w:szCs w:val="18"/>
        </w:rPr>
        <w:commentReference w:id="38"/>
      </w:r>
      <w:r w:rsidRPr="44593581">
        <w:rPr>
          <w:rFonts w:ascii="Arial" w:hAnsi="Arial" w:cs="Arial"/>
          <w:i/>
          <w:iCs/>
          <w:color w:val="44546A" w:themeColor="text2"/>
          <w:sz w:val="18"/>
          <w:szCs w:val="18"/>
        </w:rPr>
        <w:t xml:space="preserve">(Augustine et al., 2025) were used to (b) calculate the </w:t>
      </w:r>
      <w:r w:rsidR="6A66F3E8" w:rsidRPr="44593581">
        <w:rPr>
          <w:rFonts w:ascii="Arial" w:hAnsi="Arial" w:cs="Arial"/>
          <w:i/>
          <w:iCs/>
          <w:color w:val="44546A" w:themeColor="text2"/>
          <w:sz w:val="18"/>
          <w:szCs w:val="18"/>
        </w:rPr>
        <w:t>inter-session variation</w:t>
      </w:r>
      <w:r w:rsidRPr="44593581">
        <w:rPr>
          <w:rFonts w:ascii="Arial" w:hAnsi="Arial" w:cs="Arial"/>
          <w:i/>
          <w:iCs/>
          <w:color w:val="44546A" w:themeColor="text2"/>
          <w:sz w:val="18"/>
          <w:szCs w:val="18"/>
        </w:rPr>
        <w:t>, which was then used to (c) derive the Minimal Detectable Change (MDC). The average MDC was used to define the equivalence bounds (±°) for comparisons betwee</w:t>
      </w:r>
      <w:r w:rsidR="004039BA">
        <w:rPr>
          <w:rFonts w:ascii="Arial" w:hAnsi="Arial" w:cs="Arial"/>
          <w:i/>
          <w:iCs/>
          <w:color w:val="44546A" w:themeColor="text2"/>
          <w:sz w:val="18"/>
          <w:szCs w:val="18"/>
        </w:rPr>
        <w:t xml:space="preserve">n </w:t>
      </w:r>
      <w:r w:rsidR="004039BA" w:rsidRPr="44593581">
        <w:rPr>
          <w:rFonts w:ascii="Arial" w:hAnsi="Arial" w:cs="Arial"/>
          <w:i/>
          <w:iCs/>
          <w:color w:val="44546A" w:themeColor="text2"/>
          <w:sz w:val="18"/>
          <w:szCs w:val="18"/>
        </w:rPr>
        <w:t>marker-based (MB)</w:t>
      </w:r>
      <w:r w:rsidR="00DD6DC4">
        <w:rPr>
          <w:rFonts w:ascii="Arial" w:hAnsi="Arial" w:cs="Arial"/>
          <w:i/>
          <w:iCs/>
          <w:color w:val="44546A" w:themeColor="text2"/>
          <w:sz w:val="18"/>
          <w:szCs w:val="18"/>
        </w:rPr>
        <w:t xml:space="preserve"> and </w:t>
      </w:r>
      <w:r w:rsidRPr="44593581">
        <w:rPr>
          <w:rFonts w:ascii="Arial" w:hAnsi="Arial" w:cs="Arial"/>
          <w:i/>
          <w:iCs/>
          <w:color w:val="44546A" w:themeColor="text2"/>
          <w:sz w:val="18"/>
          <w:szCs w:val="18"/>
        </w:rPr>
        <w:t xml:space="preserve"> </w:t>
      </w:r>
      <w:commentRangeStart w:id="39"/>
      <w:r w:rsidRPr="44593581">
        <w:rPr>
          <w:rFonts w:ascii="Arial" w:hAnsi="Arial" w:cs="Arial"/>
          <w:i/>
          <w:iCs/>
          <w:color w:val="44546A" w:themeColor="text2"/>
          <w:sz w:val="18"/>
          <w:szCs w:val="18"/>
        </w:rPr>
        <w:t>markerless (ML) systems</w:t>
      </w:r>
      <w:commentRangeEnd w:id="39"/>
      <w:r w:rsidR="004712C1" w:rsidRPr="44593581">
        <w:rPr>
          <w:rStyle w:val="CommentReference"/>
          <w:rFonts w:ascii="Arial" w:hAnsi="Arial" w:cs="Arial"/>
          <w:i/>
          <w:iCs/>
          <w:color w:val="44546A" w:themeColor="text2"/>
          <w:sz w:val="18"/>
          <w:szCs w:val="18"/>
        </w:rPr>
        <w:commentReference w:id="39"/>
      </w:r>
      <w:r w:rsidRPr="44593581">
        <w:rPr>
          <w:rFonts w:ascii="Arial" w:hAnsi="Arial" w:cs="Arial"/>
          <w:i/>
          <w:iCs/>
          <w:color w:val="44546A" w:themeColor="text2"/>
          <w:sz w:val="18"/>
          <w:szCs w:val="18"/>
        </w:rPr>
        <w:t xml:space="preserve">. (d) </w:t>
      </w:r>
      <w:r w:rsidR="13BE0B4D" w:rsidRPr="44593581">
        <w:rPr>
          <w:rFonts w:ascii="Arial" w:hAnsi="Arial" w:cs="Arial"/>
          <w:i/>
          <w:iCs/>
          <w:color w:val="44546A" w:themeColor="text2"/>
          <w:sz w:val="18"/>
          <w:szCs w:val="18"/>
        </w:rPr>
        <w:t>In this study, m</w:t>
      </w:r>
      <w:r w:rsidRPr="44593581">
        <w:rPr>
          <w:rFonts w:ascii="Arial" w:hAnsi="Arial" w:cs="Arial"/>
          <w:i/>
          <w:iCs/>
          <w:color w:val="44546A" w:themeColor="text2"/>
          <w:sz w:val="18"/>
          <w:szCs w:val="18"/>
        </w:rPr>
        <w:t xml:space="preserve">ean hip joint kinematics were obtained for both systems, from which (e) </w:t>
      </w:r>
      <w:r w:rsidR="6A66F3E8" w:rsidRPr="44593581">
        <w:rPr>
          <w:rFonts w:ascii="Arial" w:hAnsi="Arial" w:cs="Arial"/>
          <w:i/>
          <w:iCs/>
          <w:color w:val="44546A" w:themeColor="text2"/>
          <w:sz w:val="18"/>
          <w:szCs w:val="18"/>
        </w:rPr>
        <w:t xml:space="preserve">the </w:t>
      </w:r>
      <w:r w:rsidRPr="44593581">
        <w:rPr>
          <w:rFonts w:ascii="Arial" w:hAnsi="Arial" w:cs="Arial"/>
          <w:i/>
          <w:iCs/>
          <w:color w:val="44546A" w:themeColor="text2"/>
          <w:sz w:val="18"/>
          <w:szCs w:val="18"/>
        </w:rPr>
        <w:t>mean difference and 90% confidence interval (CI) were calculated. These confidence intervals were then compared against the MDC-derived bounds</w:t>
      </w:r>
      <w:r w:rsidR="072EC7F9" w:rsidRPr="44593581">
        <w:rPr>
          <w:rFonts w:ascii="Arial" w:hAnsi="Arial" w:cs="Arial"/>
          <w:i/>
          <w:iCs/>
          <w:color w:val="44546A" w:themeColor="text2"/>
          <w:sz w:val="18"/>
          <w:szCs w:val="18"/>
        </w:rPr>
        <w:t xml:space="preserve"> (f)</w:t>
      </w:r>
      <w:r w:rsidRPr="44593581">
        <w:rPr>
          <w:rFonts w:ascii="Arial" w:hAnsi="Arial" w:cs="Arial"/>
          <w:i/>
          <w:iCs/>
          <w:color w:val="44546A" w:themeColor="text2"/>
          <w:sz w:val="18"/>
          <w:szCs w:val="18"/>
        </w:rPr>
        <w:t xml:space="preserve">, with </w:t>
      </w:r>
      <w:r w:rsidR="072EC7F9" w:rsidRPr="44593581">
        <w:rPr>
          <w:rFonts w:ascii="Arial" w:hAnsi="Arial" w:cs="Arial"/>
          <w:i/>
          <w:iCs/>
          <w:color w:val="44546A" w:themeColor="text2"/>
          <w:sz w:val="18"/>
          <w:szCs w:val="18"/>
        </w:rPr>
        <w:t>non-</w:t>
      </w:r>
      <w:r w:rsidRPr="44593581">
        <w:rPr>
          <w:rFonts w:ascii="Arial" w:hAnsi="Arial" w:cs="Arial"/>
          <w:i/>
          <w:iCs/>
          <w:color w:val="44546A" w:themeColor="text2"/>
          <w:sz w:val="18"/>
          <w:szCs w:val="18"/>
        </w:rPr>
        <w:t>equivalence (red shaded area) concluded when the CI exceeded ±MDC</w:t>
      </w:r>
      <w:r w:rsidR="072EC7F9" w:rsidRPr="44593581">
        <w:rPr>
          <w:rFonts w:ascii="Arial" w:hAnsi="Arial" w:cs="Arial"/>
          <w:i/>
          <w:iCs/>
          <w:color w:val="44546A" w:themeColor="text2"/>
          <w:sz w:val="18"/>
          <w:szCs w:val="18"/>
        </w:rPr>
        <w:t xml:space="preserve"> </w:t>
      </w:r>
      <w:r w:rsidR="01F98910" w:rsidRPr="44593581">
        <w:rPr>
          <w:rFonts w:ascii="Arial" w:hAnsi="Arial" w:cs="Arial"/>
          <w:i/>
          <w:iCs/>
          <w:color w:val="44546A" w:themeColor="text2"/>
          <w:sz w:val="18"/>
          <w:szCs w:val="18"/>
        </w:rPr>
        <w:t>equivalence bounds</w:t>
      </w:r>
      <w:commentRangeStart w:id="40"/>
      <w:r w:rsidRPr="44593581">
        <w:rPr>
          <w:rFonts w:ascii="Arial" w:hAnsi="Arial" w:cs="Arial"/>
          <w:i/>
          <w:iCs/>
          <w:color w:val="44546A" w:themeColor="text2"/>
          <w:sz w:val="18"/>
          <w:szCs w:val="18"/>
        </w:rPr>
        <w:t>.</w:t>
      </w:r>
      <w:commentRangeEnd w:id="40"/>
      <w:r w:rsidR="004712C1" w:rsidRPr="00604C10">
        <w:rPr>
          <w:rStyle w:val="CommentReference"/>
          <w:rFonts w:ascii="Arial" w:hAnsi="Arial" w:cs="Arial"/>
          <w:sz w:val="22"/>
          <w:szCs w:val="22"/>
        </w:rPr>
        <w:commentReference w:id="40"/>
      </w:r>
    </w:p>
    <w:p w14:paraId="2D5042D1" w14:textId="6FF5A6D4" w:rsidR="00157BC4" w:rsidRPr="006D198A" w:rsidRDefault="00157BC4" w:rsidP="003748F3">
      <w:pPr>
        <w:jc w:val="both"/>
        <w:rPr>
          <w:rFonts w:ascii="Arial" w:hAnsi="Arial" w:cs="Arial"/>
          <w:lang w:val="en-US"/>
        </w:rPr>
      </w:pPr>
    </w:p>
    <w:p w14:paraId="6BA7C13F" w14:textId="6E183341" w:rsidR="00601B31" w:rsidRPr="0066166C" w:rsidRDefault="00FE052B" w:rsidP="003748F3">
      <w:pPr>
        <w:jc w:val="both"/>
        <w:rPr>
          <w:rFonts w:ascii="Arial" w:hAnsi="Arial" w:cs="Arial"/>
          <w:b/>
          <w:bCs/>
        </w:rPr>
      </w:pPr>
      <w:r w:rsidRPr="006D198A">
        <w:rPr>
          <w:rFonts w:ascii="Arial" w:hAnsi="Arial" w:cs="Arial"/>
          <w:b/>
          <w:bCs/>
          <w:lang w:val="en-US"/>
        </w:rPr>
        <w:t>Results</w:t>
      </w:r>
    </w:p>
    <w:p w14:paraId="787171CA" w14:textId="1D019814" w:rsidR="00513C22" w:rsidRDefault="00572710" w:rsidP="003748F3">
      <w:pPr>
        <w:jc w:val="both"/>
        <w:rPr>
          <w:rFonts w:ascii="Arial" w:hAnsi="Arial" w:cs="Arial"/>
          <w:b/>
          <w:bCs/>
        </w:rPr>
      </w:pPr>
      <w:r w:rsidRPr="006D198A">
        <w:rPr>
          <w:rFonts w:ascii="Arial" w:hAnsi="Arial" w:cs="Arial"/>
          <w:b/>
          <w:bCs/>
        </w:rPr>
        <w:t>Equivalence</w:t>
      </w:r>
      <w:r w:rsidR="00513C22" w:rsidRPr="006D198A">
        <w:rPr>
          <w:rFonts w:ascii="Arial" w:hAnsi="Arial" w:cs="Arial"/>
          <w:b/>
          <w:bCs/>
        </w:rPr>
        <w:t xml:space="preserve"> </w:t>
      </w:r>
    </w:p>
    <w:p w14:paraId="0284FECE" w14:textId="345AD9AA" w:rsidR="0004559C" w:rsidRDefault="4C401DD7" w:rsidP="003748F3">
      <w:pPr>
        <w:jc w:val="both"/>
        <w:rPr>
          <w:rFonts w:ascii="Arial" w:hAnsi="Arial" w:cs="Arial"/>
          <w:b/>
          <w:bCs/>
        </w:rPr>
      </w:pPr>
      <w:r>
        <w:rPr>
          <w:rFonts w:ascii="Arial" w:hAnsi="Arial" w:cs="Arial"/>
        </w:rPr>
        <w:t>E</w:t>
      </w:r>
      <w:r w:rsidR="1AAC7DCC" w:rsidRPr="00C64C88">
        <w:rPr>
          <w:rFonts w:ascii="Arial" w:hAnsi="Arial" w:cs="Arial"/>
        </w:rPr>
        <w:t>quivalence test</w:t>
      </w:r>
      <w:r w:rsidR="1B032176">
        <w:rPr>
          <w:rFonts w:ascii="Arial" w:hAnsi="Arial" w:cs="Arial"/>
        </w:rPr>
        <w:t>s</w:t>
      </w:r>
      <w:r w:rsidR="008BD378">
        <w:rPr>
          <w:rFonts w:ascii="Arial" w:hAnsi="Arial" w:cs="Arial"/>
        </w:rPr>
        <w:t xml:space="preserve"> </w:t>
      </w:r>
      <w:r w:rsidR="1B032176">
        <w:rPr>
          <w:rFonts w:ascii="Arial" w:hAnsi="Arial" w:cs="Arial"/>
        </w:rPr>
        <w:t>(</w:t>
      </w:r>
      <w:r w:rsidR="00263FAB">
        <w:rPr>
          <w:rFonts w:ascii="Arial" w:hAnsi="Arial" w:cs="Arial"/>
        </w:rPr>
        <w:fldChar w:fldCharType="begin"/>
      </w:r>
      <w:r w:rsidR="00263FAB">
        <w:rPr>
          <w:rFonts w:ascii="Arial" w:hAnsi="Arial" w:cs="Arial"/>
        </w:rPr>
        <w:instrText xml:space="preserve"> REF _Ref220259794 \h </w:instrText>
      </w:r>
      <w:r w:rsidR="009C2782">
        <w:rPr>
          <w:rFonts w:ascii="Arial" w:hAnsi="Arial" w:cs="Arial"/>
        </w:rPr>
        <w:instrText xml:space="preserve"> \* MERGEFORMAT </w:instrText>
      </w:r>
      <w:r w:rsidR="00263FAB">
        <w:rPr>
          <w:rFonts w:ascii="Arial" w:hAnsi="Arial" w:cs="Arial"/>
        </w:rPr>
      </w:r>
      <w:r w:rsidR="00263FAB">
        <w:rPr>
          <w:rFonts w:ascii="Arial" w:hAnsi="Arial" w:cs="Arial"/>
        </w:rPr>
        <w:fldChar w:fldCharType="separate"/>
      </w:r>
      <w:r w:rsidR="33C1E1BE" w:rsidRPr="006D198A">
        <w:rPr>
          <w:rFonts w:ascii="Arial" w:hAnsi="Arial" w:cs="Arial"/>
        </w:rPr>
        <w:t xml:space="preserve">Figure </w:t>
      </w:r>
      <w:r w:rsidR="33C1E1BE">
        <w:rPr>
          <w:rFonts w:ascii="Arial" w:hAnsi="Arial" w:cs="Arial"/>
        </w:rPr>
        <w:t>3</w:t>
      </w:r>
      <w:r w:rsidR="00263FAB">
        <w:rPr>
          <w:rFonts w:ascii="Arial" w:hAnsi="Arial" w:cs="Arial"/>
        </w:rPr>
        <w:fldChar w:fldCharType="end"/>
      </w:r>
      <w:r w:rsidR="11896490">
        <w:rPr>
          <w:rFonts w:ascii="Arial" w:hAnsi="Arial" w:cs="Arial"/>
        </w:rPr>
        <w:t xml:space="preserve"> and </w:t>
      </w:r>
      <w:r w:rsidR="00553B0B">
        <w:rPr>
          <w:rFonts w:ascii="Arial" w:hAnsi="Arial" w:cs="Arial"/>
        </w:rPr>
        <w:fldChar w:fldCharType="begin"/>
      </w:r>
      <w:r w:rsidR="00553B0B">
        <w:rPr>
          <w:rFonts w:ascii="Arial" w:hAnsi="Arial" w:cs="Arial"/>
        </w:rPr>
        <w:instrText xml:space="preserve"> REF _Ref224302425 \h </w:instrText>
      </w:r>
      <w:r w:rsidR="009C2782">
        <w:rPr>
          <w:rFonts w:ascii="Arial" w:hAnsi="Arial" w:cs="Arial"/>
        </w:rPr>
        <w:instrText xml:space="preserve"> \* MERGEFORMAT </w:instrText>
      </w:r>
      <w:r w:rsidR="00553B0B">
        <w:rPr>
          <w:rFonts w:ascii="Arial" w:hAnsi="Arial" w:cs="Arial"/>
        </w:rPr>
      </w:r>
      <w:r w:rsidR="00553B0B">
        <w:rPr>
          <w:rFonts w:ascii="Arial" w:hAnsi="Arial" w:cs="Arial"/>
        </w:rPr>
        <w:fldChar w:fldCharType="separate"/>
      </w:r>
      <w:r w:rsidR="11896490" w:rsidRPr="009C2782">
        <w:rPr>
          <w:rFonts w:ascii="Arial" w:hAnsi="Arial" w:cs="Arial"/>
        </w:rPr>
        <w:t>Table 1</w:t>
      </w:r>
      <w:r w:rsidR="00553B0B">
        <w:rPr>
          <w:rFonts w:ascii="Arial" w:hAnsi="Arial" w:cs="Arial"/>
        </w:rPr>
        <w:fldChar w:fldCharType="end"/>
      </w:r>
      <w:r w:rsidR="1B032176">
        <w:rPr>
          <w:rFonts w:ascii="Arial" w:hAnsi="Arial" w:cs="Arial"/>
        </w:rPr>
        <w:t>)</w:t>
      </w:r>
      <w:r w:rsidR="1AAC7DCC" w:rsidRPr="00C64C88">
        <w:rPr>
          <w:rFonts w:ascii="Arial" w:hAnsi="Arial" w:cs="Arial"/>
        </w:rPr>
        <w:t xml:space="preserve"> indicated that the degree of agreement varied across kinematic variables.</w:t>
      </w:r>
      <w:r w:rsidR="5032ABEE">
        <w:rPr>
          <w:rFonts w:ascii="Arial" w:hAnsi="Arial" w:cs="Arial"/>
        </w:rPr>
        <w:t xml:space="preserve"> </w:t>
      </w:r>
      <w:commentRangeStart w:id="41"/>
      <w:commentRangeStart w:id="42"/>
      <w:r w:rsidR="1AAC7DCC" w:rsidRPr="00C64C88">
        <w:rPr>
          <w:rFonts w:ascii="Arial" w:hAnsi="Arial" w:cs="Arial"/>
        </w:rPr>
        <w:t xml:space="preserve">High </w:t>
      </w:r>
      <w:commentRangeEnd w:id="42"/>
      <w:r w:rsidR="00D32C8F" w:rsidRPr="00C64C88">
        <w:rPr>
          <w:rStyle w:val="CommentReference"/>
          <w:rFonts w:ascii="Arial" w:hAnsi="Arial" w:cs="Arial"/>
          <w:sz w:val="22"/>
          <w:szCs w:val="22"/>
        </w:rPr>
        <w:commentReference w:id="42"/>
      </w:r>
      <w:r w:rsidR="1AAC7DCC" w:rsidRPr="00C64C88">
        <w:rPr>
          <w:rFonts w:ascii="Arial" w:hAnsi="Arial" w:cs="Arial"/>
        </w:rPr>
        <w:t>equivalence</w:t>
      </w:r>
      <w:commentRangeEnd w:id="41"/>
      <w:r w:rsidR="00C30139" w:rsidRPr="44593581">
        <w:rPr>
          <w:rStyle w:val="CommentReference"/>
          <w:rFonts w:ascii="Arial" w:hAnsi="Arial" w:cs="Arial"/>
          <w:sz w:val="22"/>
          <w:szCs w:val="22"/>
        </w:rPr>
        <w:commentReference w:id="41"/>
      </w:r>
      <w:r w:rsidR="1AAC7DCC" w:rsidRPr="44593581">
        <w:rPr>
          <w:rFonts w:ascii="Arial" w:hAnsi="Arial" w:cs="Arial"/>
        </w:rPr>
        <w:t xml:space="preserve"> was observed for pelvic rotation (93%)</w:t>
      </w:r>
      <w:r w:rsidR="4E519F8C">
        <w:rPr>
          <w:rFonts w:ascii="Arial" w:hAnsi="Arial" w:cs="Arial"/>
        </w:rPr>
        <w:t xml:space="preserve">, </w:t>
      </w:r>
      <w:r w:rsidR="1AAC7DCC" w:rsidRPr="00C64C88">
        <w:rPr>
          <w:rFonts w:ascii="Arial" w:hAnsi="Arial" w:cs="Arial"/>
        </w:rPr>
        <w:t>knee flexion (92%)</w:t>
      </w:r>
      <w:r w:rsidR="7DB01D28">
        <w:rPr>
          <w:rFonts w:ascii="Arial" w:hAnsi="Arial" w:cs="Arial"/>
        </w:rPr>
        <w:t xml:space="preserve"> and </w:t>
      </w:r>
      <w:r w:rsidR="1AAC7DCC" w:rsidRPr="00C64C88">
        <w:rPr>
          <w:rFonts w:ascii="Arial" w:hAnsi="Arial" w:cs="Arial"/>
        </w:rPr>
        <w:t>hip flexion (71%)</w:t>
      </w:r>
      <w:r w:rsidR="000D5431">
        <w:rPr>
          <w:rFonts w:ascii="Arial" w:hAnsi="Arial" w:cs="Arial"/>
        </w:rPr>
        <w:t xml:space="preserve">. </w:t>
      </w:r>
      <w:r w:rsidR="1AAC7DCC" w:rsidRPr="00C64C88" w:rsidDel="00AA224F">
        <w:rPr>
          <w:rFonts w:ascii="Arial" w:hAnsi="Arial" w:cs="Arial"/>
        </w:rPr>
        <w:t xml:space="preserve">Moderate equivalence was </w:t>
      </w:r>
      <w:r w:rsidR="3A0C0044">
        <w:rPr>
          <w:rFonts w:ascii="Arial" w:hAnsi="Arial" w:cs="Arial"/>
        </w:rPr>
        <w:t>observed</w:t>
      </w:r>
      <w:r w:rsidR="000D5431">
        <w:rPr>
          <w:rFonts w:ascii="Arial" w:hAnsi="Arial" w:cs="Arial"/>
        </w:rPr>
        <w:t xml:space="preserve"> for</w:t>
      </w:r>
      <w:r w:rsidR="1AAC7DCC" w:rsidRPr="00C64C88">
        <w:rPr>
          <w:rFonts w:ascii="Arial" w:hAnsi="Arial" w:cs="Arial"/>
        </w:rPr>
        <w:t xml:space="preserve"> ankle dorsiflexion (62%), </w:t>
      </w:r>
      <w:commentRangeStart w:id="43"/>
      <w:r w:rsidR="1AAC7DCC" w:rsidRPr="00C64C88">
        <w:rPr>
          <w:rFonts w:ascii="Arial" w:hAnsi="Arial" w:cs="Arial"/>
        </w:rPr>
        <w:t xml:space="preserve">hip rotation (59%), </w:t>
      </w:r>
      <w:commentRangeEnd w:id="43"/>
      <w:r w:rsidR="00D32C8F" w:rsidRPr="00C64C88">
        <w:rPr>
          <w:rStyle w:val="CommentReference"/>
          <w:rFonts w:ascii="Arial" w:hAnsi="Arial" w:cs="Arial"/>
          <w:sz w:val="22"/>
          <w:szCs w:val="22"/>
        </w:rPr>
        <w:commentReference w:id="43"/>
      </w:r>
      <w:r w:rsidR="1AAC7DCC" w:rsidRPr="00C64C88">
        <w:rPr>
          <w:rFonts w:ascii="Arial" w:hAnsi="Arial" w:cs="Arial"/>
        </w:rPr>
        <w:t>knee varus (57%)</w:t>
      </w:r>
      <w:ins w:id="44" w:author="Barton, Gabor" w:date="2026-07-16T19:21:00Z" w16du:dateUtc="2026-07-16T18:21:00Z">
        <w:r w:rsidR="411BF887" w:rsidRPr="44593581">
          <w:rPr>
            <w:rFonts w:ascii="Arial" w:hAnsi="Arial" w:cs="Arial"/>
          </w:rPr>
          <w:t>,</w:t>
        </w:r>
      </w:ins>
      <w:r w:rsidR="1AAC7DCC" w:rsidRPr="00C64C88">
        <w:rPr>
          <w:rFonts w:ascii="Arial" w:hAnsi="Arial" w:cs="Arial"/>
        </w:rPr>
        <w:t xml:space="preserve"> pelvis anterior tilt (47%) and pelvis obliquity (32%)</w:t>
      </w:r>
      <w:ins w:id="45" w:author="Barton, Gabor" w:date="2026-07-16T19:21:00Z" w16du:dateUtc="2026-07-16T18:21:00Z">
        <w:r w:rsidR="411BF887" w:rsidRPr="44593581">
          <w:rPr>
            <w:rFonts w:ascii="Arial" w:hAnsi="Arial" w:cs="Arial"/>
          </w:rPr>
          <w:t>.</w:t>
        </w:r>
      </w:ins>
      <w:r w:rsidR="1AAC7DCC" w:rsidRPr="00C64C88">
        <w:rPr>
          <w:rFonts w:ascii="Arial" w:hAnsi="Arial" w:cs="Arial"/>
        </w:rPr>
        <w:t xml:space="preserve"> </w:t>
      </w:r>
      <w:r w:rsidR="6AB5D32C" w:rsidRPr="00C64C88">
        <w:rPr>
          <w:rFonts w:ascii="Arial" w:hAnsi="Arial" w:cs="Arial"/>
        </w:rPr>
        <w:t>Lower equivalence was observed for</w:t>
      </w:r>
      <w:r w:rsidR="1AAC7DCC" w:rsidRPr="00C64C88">
        <w:rPr>
          <w:rFonts w:ascii="Arial" w:hAnsi="Arial" w:cs="Arial"/>
        </w:rPr>
        <w:t xml:space="preserve"> hip adduction (20%)</w:t>
      </w:r>
      <w:r w:rsidR="5F7D2409">
        <w:rPr>
          <w:rFonts w:ascii="Arial" w:hAnsi="Arial" w:cs="Arial"/>
        </w:rPr>
        <w:t>,</w:t>
      </w:r>
      <w:r w:rsidR="1AAC7DCC" w:rsidRPr="00C64C88" w:rsidDel="00CB51A8">
        <w:rPr>
          <w:rFonts w:ascii="Arial" w:hAnsi="Arial" w:cs="Arial"/>
        </w:rPr>
        <w:t xml:space="preserve"> </w:t>
      </w:r>
      <w:r w:rsidR="1AAC7DCC" w:rsidRPr="00C64C88">
        <w:rPr>
          <w:rFonts w:ascii="Arial" w:hAnsi="Arial" w:cs="Arial"/>
        </w:rPr>
        <w:t xml:space="preserve">ankle inversion (9%) and ankle rotation (9%), and </w:t>
      </w:r>
      <w:r w:rsidR="58DF2856">
        <w:rPr>
          <w:rFonts w:ascii="Arial" w:hAnsi="Arial" w:cs="Arial"/>
        </w:rPr>
        <w:t>zero</w:t>
      </w:r>
      <w:r w:rsidR="1AAC7DCC" w:rsidRPr="00C64C88">
        <w:rPr>
          <w:rFonts w:ascii="Arial" w:hAnsi="Arial" w:cs="Arial"/>
        </w:rPr>
        <w:t xml:space="preserve"> equivalence was observed for foot progression (0%).</w:t>
      </w:r>
    </w:p>
    <w:p w14:paraId="021B2C5B" w14:textId="2F8E62B8" w:rsidR="00C7448F" w:rsidRDefault="00373B71" w:rsidP="003748F3">
      <w:pPr>
        <w:jc w:val="both"/>
        <w:rPr>
          <w:rFonts w:ascii="Arial" w:hAnsi="Arial" w:cs="Arial"/>
          <w:b/>
          <w:bCs/>
          <w:lang w:val="en-US"/>
        </w:rPr>
      </w:pPr>
      <w:r w:rsidRPr="00373B71">
        <w:rPr>
          <w:rFonts w:ascii="Arial" w:hAnsi="Arial" w:cs="Arial"/>
        </w:rPr>
        <w:t xml:space="preserve">Pelvis rotation and knee flexion showed the highest levels of equivalence, with 93% and 92% of the gait cycle, respectively, falling </w:t>
      </w:r>
      <w:r w:rsidR="00A60999">
        <w:rPr>
          <w:rFonts w:ascii="Arial" w:hAnsi="Arial" w:cs="Arial"/>
        </w:rPr>
        <w:t xml:space="preserve">mostly </w:t>
      </w:r>
      <w:r w:rsidRPr="00373B71">
        <w:rPr>
          <w:rFonts w:ascii="Arial" w:hAnsi="Arial" w:cs="Arial"/>
        </w:rPr>
        <w:t>within the predefined equivalence bounds. For pelvis rotation, equivalence was observed from 1</w:t>
      </w:r>
      <w:r w:rsidR="002A0EC3">
        <w:rPr>
          <w:rFonts w:ascii="Arial" w:hAnsi="Arial" w:cs="Arial"/>
        </w:rPr>
        <w:t>-</w:t>
      </w:r>
      <w:r w:rsidRPr="00373B71">
        <w:rPr>
          <w:rFonts w:ascii="Arial" w:hAnsi="Arial" w:cs="Arial"/>
        </w:rPr>
        <w:t>24% and 32</w:t>
      </w:r>
      <w:r w:rsidR="002A0EC3">
        <w:rPr>
          <w:rFonts w:ascii="Arial" w:hAnsi="Arial" w:cs="Arial"/>
        </w:rPr>
        <w:t>-</w:t>
      </w:r>
      <w:r w:rsidRPr="00373B71">
        <w:rPr>
          <w:rFonts w:ascii="Arial" w:hAnsi="Arial" w:cs="Arial"/>
        </w:rPr>
        <w:t>100% of the gait cycle, while for knee flexion it occurred from 1</w:t>
      </w:r>
      <w:r w:rsidR="002A0EC3">
        <w:rPr>
          <w:rFonts w:ascii="Arial" w:hAnsi="Arial" w:cs="Arial"/>
        </w:rPr>
        <w:t>-</w:t>
      </w:r>
      <w:r w:rsidRPr="00373B71">
        <w:rPr>
          <w:rFonts w:ascii="Arial" w:hAnsi="Arial" w:cs="Arial"/>
        </w:rPr>
        <w:t>60% and 69</w:t>
      </w:r>
      <w:r w:rsidR="002A0EC3">
        <w:rPr>
          <w:rFonts w:ascii="Arial" w:hAnsi="Arial" w:cs="Arial"/>
        </w:rPr>
        <w:t>-</w:t>
      </w:r>
      <w:r w:rsidRPr="00373B71">
        <w:rPr>
          <w:rFonts w:ascii="Arial" w:hAnsi="Arial" w:cs="Arial"/>
        </w:rPr>
        <w:t>100% of the gait cycle.</w:t>
      </w:r>
      <w:r w:rsidR="00E622E3">
        <w:rPr>
          <w:rFonts w:ascii="Arial" w:hAnsi="Arial" w:cs="Arial"/>
        </w:rPr>
        <w:t xml:space="preserve"> </w:t>
      </w:r>
      <w:r w:rsidR="00D424EB" w:rsidRPr="00D424EB">
        <w:rPr>
          <w:rFonts w:ascii="Arial" w:hAnsi="Arial" w:cs="Arial"/>
        </w:rPr>
        <w:t xml:space="preserve">Hip flexion also demonstrated </w:t>
      </w:r>
      <w:r w:rsidR="00D424EB">
        <w:rPr>
          <w:rFonts w:ascii="Arial" w:hAnsi="Arial" w:cs="Arial"/>
        </w:rPr>
        <w:t xml:space="preserve">high </w:t>
      </w:r>
      <w:r w:rsidR="00D424EB" w:rsidRPr="00D424EB">
        <w:rPr>
          <w:rFonts w:ascii="Arial" w:hAnsi="Arial" w:cs="Arial"/>
        </w:rPr>
        <w:t>equivalence, with 71% of the gait cycle falling within the equivalence bounds. Equivalent regions were observed from 1</w:t>
      </w:r>
      <w:r w:rsidR="002A0EC3">
        <w:rPr>
          <w:rFonts w:ascii="Arial" w:hAnsi="Arial" w:cs="Arial"/>
        </w:rPr>
        <w:t>-</w:t>
      </w:r>
      <w:r w:rsidR="00D424EB" w:rsidRPr="00D424EB">
        <w:rPr>
          <w:rFonts w:ascii="Arial" w:hAnsi="Arial" w:cs="Arial"/>
        </w:rPr>
        <w:t>38% of the gait cycle, during pre-swing (54</w:t>
      </w:r>
      <w:r w:rsidR="002A0EC3">
        <w:rPr>
          <w:rFonts w:ascii="Arial" w:hAnsi="Arial" w:cs="Arial"/>
        </w:rPr>
        <w:t>-</w:t>
      </w:r>
      <w:r w:rsidR="00D424EB" w:rsidRPr="00D424EB">
        <w:rPr>
          <w:rFonts w:ascii="Arial" w:hAnsi="Arial" w:cs="Arial"/>
        </w:rPr>
        <w:t>63%), and during mid-to-terminal swing (78</w:t>
      </w:r>
      <w:r w:rsidR="002A0EC3">
        <w:rPr>
          <w:rFonts w:ascii="Arial" w:hAnsi="Arial" w:cs="Arial"/>
        </w:rPr>
        <w:t>-</w:t>
      </w:r>
      <w:r w:rsidR="00D424EB" w:rsidRPr="00D424EB">
        <w:rPr>
          <w:rFonts w:ascii="Arial" w:hAnsi="Arial" w:cs="Arial"/>
        </w:rPr>
        <w:t>100%).</w:t>
      </w:r>
    </w:p>
    <w:p w14:paraId="1E10FDF5" w14:textId="2675DEA6" w:rsidR="0040641C" w:rsidRDefault="00790FA5" w:rsidP="003748F3">
      <w:pPr>
        <w:jc w:val="both"/>
        <w:rPr>
          <w:rFonts w:ascii="Arial" w:hAnsi="Arial" w:cs="Arial"/>
          <w:b/>
          <w:bCs/>
          <w:lang w:val="en-US"/>
        </w:rPr>
      </w:pPr>
      <w:r w:rsidRPr="00015C01">
        <w:rPr>
          <w:rFonts w:ascii="Arial" w:hAnsi="Arial" w:cs="Arial"/>
        </w:rPr>
        <w:t>Moderate levels of equivalence were observed for ankle dorsiflexion, hip rotation, knee varus, pelvis anterior tilt, and pelvis obliquity. Ankle dorsiflexion demonstrated equivalence across 62% of the gait cycle, occurring from 9</w:t>
      </w:r>
      <w:r w:rsidR="002A0EC3">
        <w:rPr>
          <w:rFonts w:ascii="Arial" w:hAnsi="Arial" w:cs="Arial"/>
        </w:rPr>
        <w:t>-</w:t>
      </w:r>
      <w:r w:rsidRPr="00015C01">
        <w:rPr>
          <w:rFonts w:ascii="Arial" w:hAnsi="Arial" w:cs="Arial"/>
        </w:rPr>
        <w:t>52% and 69</w:t>
      </w:r>
      <w:r w:rsidR="002A0EC3">
        <w:rPr>
          <w:rFonts w:ascii="Arial" w:hAnsi="Arial" w:cs="Arial"/>
        </w:rPr>
        <w:t>-</w:t>
      </w:r>
      <w:r w:rsidRPr="00015C01">
        <w:rPr>
          <w:rFonts w:ascii="Arial" w:hAnsi="Arial" w:cs="Arial"/>
        </w:rPr>
        <w:t xml:space="preserve">87%. Hip rotation showed equivalence for </w:t>
      </w:r>
      <w:r w:rsidRPr="00015C01">
        <w:rPr>
          <w:rFonts w:ascii="Arial" w:hAnsi="Arial" w:cs="Arial"/>
        </w:rPr>
        <w:lastRenderedPageBreak/>
        <w:t>59% of the gait cycle, with equivalent regions from 14</w:t>
      </w:r>
      <w:r w:rsidR="002A0EC3">
        <w:rPr>
          <w:rFonts w:ascii="Arial" w:hAnsi="Arial" w:cs="Arial"/>
        </w:rPr>
        <w:t>-</w:t>
      </w:r>
      <w:r w:rsidRPr="00015C01">
        <w:rPr>
          <w:rFonts w:ascii="Arial" w:hAnsi="Arial" w:cs="Arial"/>
        </w:rPr>
        <w:t>33% and 54</w:t>
      </w:r>
      <w:r w:rsidR="002A0EC3">
        <w:rPr>
          <w:rFonts w:ascii="Arial" w:hAnsi="Arial" w:cs="Arial"/>
        </w:rPr>
        <w:t>-</w:t>
      </w:r>
      <w:r w:rsidRPr="00015C01">
        <w:rPr>
          <w:rFonts w:ascii="Arial" w:hAnsi="Arial" w:cs="Arial"/>
        </w:rPr>
        <w:t>93%. Knee varus demonstrated 57% equivalence, occurring from 15</w:t>
      </w:r>
      <w:r w:rsidR="002A0EC3">
        <w:rPr>
          <w:rFonts w:ascii="Arial" w:hAnsi="Arial" w:cs="Arial"/>
        </w:rPr>
        <w:t>-</w:t>
      </w:r>
      <w:r w:rsidRPr="00015C01">
        <w:rPr>
          <w:rFonts w:ascii="Arial" w:hAnsi="Arial" w:cs="Arial"/>
        </w:rPr>
        <w:t>59%, 83</w:t>
      </w:r>
      <w:r w:rsidR="002A0EC3">
        <w:rPr>
          <w:rFonts w:ascii="Arial" w:hAnsi="Arial" w:cs="Arial"/>
        </w:rPr>
        <w:t>-</w:t>
      </w:r>
      <w:r w:rsidRPr="00015C01">
        <w:rPr>
          <w:rFonts w:ascii="Arial" w:hAnsi="Arial" w:cs="Arial"/>
        </w:rPr>
        <w:t>86%, and 89</w:t>
      </w:r>
      <w:r w:rsidR="002A0EC3">
        <w:rPr>
          <w:rFonts w:ascii="Arial" w:hAnsi="Arial" w:cs="Arial"/>
        </w:rPr>
        <w:t>-</w:t>
      </w:r>
      <w:r w:rsidRPr="00015C01">
        <w:rPr>
          <w:rFonts w:ascii="Arial" w:hAnsi="Arial" w:cs="Arial"/>
        </w:rPr>
        <w:t>97% of the gait cycle. Pelvis anterior tilt showed equivalence for 47% of the gait cycle (9</w:t>
      </w:r>
      <w:r w:rsidR="002A0EC3">
        <w:rPr>
          <w:rFonts w:ascii="Arial" w:hAnsi="Arial" w:cs="Arial"/>
        </w:rPr>
        <w:t>-</w:t>
      </w:r>
      <w:r w:rsidRPr="00015C01">
        <w:rPr>
          <w:rFonts w:ascii="Arial" w:hAnsi="Arial" w:cs="Arial"/>
        </w:rPr>
        <w:t>28% and 58</w:t>
      </w:r>
      <w:r w:rsidR="002A0EC3">
        <w:rPr>
          <w:rFonts w:ascii="Arial" w:hAnsi="Arial" w:cs="Arial"/>
        </w:rPr>
        <w:t>-</w:t>
      </w:r>
      <w:r w:rsidRPr="00015C01">
        <w:rPr>
          <w:rFonts w:ascii="Arial" w:hAnsi="Arial" w:cs="Arial"/>
        </w:rPr>
        <w:t>84%), while pelvis obliquity demonstrated the lowest equivalence within this group, with 32% of the gait cycle falling within the equivalence bounds (30</w:t>
      </w:r>
      <w:r w:rsidR="002A0EC3">
        <w:rPr>
          <w:rFonts w:ascii="Arial" w:hAnsi="Arial" w:cs="Arial"/>
        </w:rPr>
        <w:t>-</w:t>
      </w:r>
      <w:r w:rsidRPr="00015C01">
        <w:rPr>
          <w:rFonts w:ascii="Arial" w:hAnsi="Arial" w:cs="Arial"/>
        </w:rPr>
        <w:t>37% and 59</w:t>
      </w:r>
      <w:r w:rsidR="002A0EC3">
        <w:rPr>
          <w:rFonts w:ascii="Arial" w:hAnsi="Arial" w:cs="Arial"/>
        </w:rPr>
        <w:t>-</w:t>
      </w:r>
      <w:r w:rsidRPr="00015C01">
        <w:rPr>
          <w:rFonts w:ascii="Arial" w:hAnsi="Arial" w:cs="Arial"/>
        </w:rPr>
        <w:t>82%</w:t>
      </w:r>
      <w:commentRangeStart w:id="46"/>
      <w:r w:rsidRPr="00015C01">
        <w:rPr>
          <w:rFonts w:ascii="Arial" w:hAnsi="Arial" w:cs="Arial"/>
        </w:rPr>
        <w:t>).</w:t>
      </w:r>
      <w:commentRangeEnd w:id="46"/>
      <w:r w:rsidR="00A60999">
        <w:rPr>
          <w:rStyle w:val="CommentReference"/>
          <w:rFonts w:ascii="Arial" w:hAnsi="Arial" w:cs="Arial"/>
          <w:b/>
          <w:bCs/>
          <w:sz w:val="22"/>
          <w:szCs w:val="22"/>
          <w:lang w:val="en-US"/>
        </w:rPr>
        <w:commentReference w:id="46"/>
      </w:r>
    </w:p>
    <w:p w14:paraId="33C90CB6" w14:textId="039FC5E7" w:rsidR="0040641C" w:rsidRDefault="006E7C7D" w:rsidP="0040641C">
      <w:pPr>
        <w:jc w:val="both"/>
        <w:rPr>
          <w:rFonts w:ascii="Arial" w:hAnsi="Arial" w:cs="Arial"/>
        </w:rPr>
      </w:pPr>
      <w:r w:rsidRPr="006E7C7D">
        <w:rPr>
          <w:rFonts w:ascii="Arial" w:hAnsi="Arial" w:cs="Arial"/>
        </w:rPr>
        <w:t>Hip adduction demonstrated limited equivalence, with 20% of the gait cycle falling within the predefined equivalence bounds (35–45% and 53–61%). Very low levels of equivalence were observed for ankle inversion and ankle rotation, each demonstrating equivalence for only 9% of the gait cycle, occurring at 81–89% and 15–23%, respectively.</w:t>
      </w:r>
      <w:r>
        <w:rPr>
          <w:rFonts w:ascii="Arial" w:hAnsi="Arial" w:cs="Arial"/>
        </w:rPr>
        <w:t xml:space="preserve"> Fina</w:t>
      </w:r>
      <w:r w:rsidR="00977B4F">
        <w:rPr>
          <w:rFonts w:ascii="Arial" w:hAnsi="Arial" w:cs="Arial"/>
        </w:rPr>
        <w:t>lly, f</w:t>
      </w:r>
      <w:r w:rsidR="0040641C" w:rsidRPr="006D198A">
        <w:rPr>
          <w:rFonts w:ascii="Arial" w:hAnsi="Arial" w:cs="Arial"/>
        </w:rPr>
        <w:t xml:space="preserve">oot progression angle demonstrated consistent offsets between systems, resulting in </w:t>
      </w:r>
      <w:r w:rsidR="006502F0">
        <w:rPr>
          <w:rFonts w:ascii="Arial" w:hAnsi="Arial" w:cs="Arial"/>
        </w:rPr>
        <w:t xml:space="preserve">100% of </w:t>
      </w:r>
      <w:r w:rsidR="0040641C" w:rsidRPr="006D198A">
        <w:rPr>
          <w:rFonts w:ascii="Arial" w:hAnsi="Arial" w:cs="Arial"/>
        </w:rPr>
        <w:t>CI exceeding the equivalence bounds across</w:t>
      </w:r>
      <w:r w:rsidR="00977B4F">
        <w:rPr>
          <w:rFonts w:ascii="Arial" w:hAnsi="Arial" w:cs="Arial"/>
        </w:rPr>
        <w:t xml:space="preserve"> all</w:t>
      </w:r>
      <w:r w:rsidR="0040641C" w:rsidRPr="006D198A">
        <w:rPr>
          <w:rFonts w:ascii="Arial" w:hAnsi="Arial" w:cs="Arial"/>
        </w:rPr>
        <w:t xml:space="preserve"> of the gait cycle.</w:t>
      </w:r>
    </w:p>
    <w:p w14:paraId="29BEC500" w14:textId="77777777" w:rsidR="00644991" w:rsidRDefault="00644991" w:rsidP="0040641C">
      <w:pPr>
        <w:jc w:val="both"/>
        <w:rPr>
          <w:rFonts w:ascii="Arial" w:hAnsi="Arial" w:cs="Arial"/>
        </w:rPr>
      </w:pPr>
    </w:p>
    <w:p w14:paraId="77B1A8C8" w14:textId="6F9C7B55" w:rsidR="005E6891" w:rsidRDefault="005E6891">
      <w:pPr>
        <w:rPr>
          <w:rFonts w:ascii="Arial" w:hAnsi="Arial" w:cs="Arial"/>
          <w:lang w:val="en-US"/>
        </w:rPr>
      </w:pPr>
    </w:p>
    <w:p w14:paraId="1C026B78" w14:textId="5857DCFA" w:rsidR="00725A31" w:rsidRPr="006D198A" w:rsidRDefault="00725A31" w:rsidP="00403AD5">
      <w:pPr>
        <w:jc w:val="both"/>
        <w:rPr>
          <w:rFonts w:ascii="Arial" w:hAnsi="Arial" w:cs="Arial"/>
        </w:rPr>
      </w:pPr>
    </w:p>
    <w:p w14:paraId="4D41761D" w14:textId="3CB5D518" w:rsidR="00725A31" w:rsidRDefault="2A466E39" w:rsidP="003748F3">
      <w:pPr>
        <w:keepNext/>
        <w:jc w:val="both"/>
        <w:rPr>
          <w:rFonts w:ascii="Arial" w:hAnsi="Arial" w:cs="Arial"/>
        </w:rPr>
      </w:pPr>
      <w:commentRangeStart w:id="47"/>
      <w:r>
        <w:rPr>
          <w:noProof/>
        </w:rPr>
        <w:lastRenderedPageBreak/>
        <w:drawing>
          <wp:inline distT="0" distB="0" distL="0" distR="0" wp14:anchorId="277D59BB" wp14:editId="6BBB649A">
            <wp:extent cx="5715000" cy="6496050"/>
            <wp:effectExtent l="0" t="0" r="0" b="0"/>
            <wp:docPr id="309198801" name="Picture 2">
              <a:extLst xmlns:a="http://schemas.openxmlformats.org/drawingml/2006/main">
                <a:ext uri="{FF2B5EF4-FFF2-40B4-BE49-F238E27FC236}">
                  <a16:creationId xmlns:a16="http://schemas.microsoft.com/office/drawing/2014/main" id="{28D28F41-32B0-4171-8DB6-E83CD5B76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6496050"/>
                    </a:xfrm>
                    <a:prstGeom prst="rect">
                      <a:avLst/>
                    </a:prstGeom>
                    <a:noFill/>
                    <a:ln>
                      <a:noFill/>
                    </a:ln>
                  </pic:spPr>
                </pic:pic>
              </a:graphicData>
            </a:graphic>
          </wp:inline>
        </w:drawing>
      </w:r>
      <w:commentRangeEnd w:id="47"/>
      <w:r w:rsidR="009B4D99">
        <w:rPr>
          <w:rStyle w:val="CommentReference"/>
          <w:rFonts w:ascii="Arial" w:hAnsi="Arial" w:cs="Arial"/>
          <w:sz w:val="22"/>
          <w:szCs w:val="22"/>
        </w:rPr>
        <w:commentReference w:id="47"/>
      </w:r>
    </w:p>
    <w:p w14:paraId="5C9D0E92" w14:textId="77777777" w:rsidR="005E6891" w:rsidRPr="006D198A" w:rsidRDefault="005E6891" w:rsidP="003748F3">
      <w:pPr>
        <w:keepNext/>
        <w:jc w:val="both"/>
        <w:rPr>
          <w:rFonts w:ascii="Arial" w:hAnsi="Arial" w:cs="Arial"/>
        </w:rPr>
      </w:pPr>
    </w:p>
    <w:p w14:paraId="635D05E2" w14:textId="216EF498" w:rsidR="00725A31" w:rsidRPr="006D198A" w:rsidRDefault="00725A31" w:rsidP="003748F3">
      <w:pPr>
        <w:pStyle w:val="Caption"/>
        <w:jc w:val="both"/>
        <w:rPr>
          <w:rFonts w:ascii="Arial" w:hAnsi="Arial" w:cs="Arial"/>
          <w:noProof/>
        </w:rPr>
      </w:pPr>
      <w:bookmarkStart w:id="48" w:name="_Ref220259792"/>
      <w:commentRangeStart w:id="49"/>
      <w:r w:rsidRPr="07E5BD22">
        <w:rPr>
          <w:rFonts w:ascii="Arial" w:hAnsi="Arial" w:cs="Arial"/>
        </w:rPr>
        <w:t xml:space="preserve">Figure </w:t>
      </w:r>
      <w:r w:rsidRPr="07E5BD22">
        <w:rPr>
          <w:rFonts w:ascii="Arial" w:hAnsi="Arial" w:cs="Arial"/>
        </w:rPr>
        <w:fldChar w:fldCharType="begin"/>
      </w:r>
      <w:r w:rsidRPr="07E5BD22">
        <w:rPr>
          <w:rFonts w:ascii="Arial" w:hAnsi="Arial" w:cs="Arial"/>
        </w:rPr>
        <w:instrText xml:space="preserve"> SEQ Figure \* ARABIC </w:instrText>
      </w:r>
      <w:r w:rsidRPr="07E5BD22">
        <w:rPr>
          <w:rFonts w:ascii="Arial" w:hAnsi="Arial" w:cs="Arial"/>
        </w:rPr>
        <w:fldChar w:fldCharType="separate"/>
      </w:r>
      <w:r w:rsidR="004712C1" w:rsidRPr="07E5BD22">
        <w:rPr>
          <w:rFonts w:ascii="Arial" w:hAnsi="Arial" w:cs="Arial"/>
          <w:noProof/>
        </w:rPr>
        <w:t>3</w:t>
      </w:r>
      <w:r w:rsidRPr="07E5BD22">
        <w:rPr>
          <w:rFonts w:ascii="Arial" w:hAnsi="Arial" w:cs="Arial"/>
          <w:noProof/>
        </w:rPr>
        <w:fldChar w:fldCharType="end"/>
      </w:r>
      <w:bookmarkEnd w:id="48"/>
      <w:commentRangeEnd w:id="49"/>
      <w:r w:rsidR="00843519" w:rsidRPr="07E5BD22">
        <w:rPr>
          <w:rStyle w:val="CommentReference"/>
          <w:rFonts w:ascii="Arial" w:hAnsi="Arial" w:cs="Arial"/>
          <w:noProof/>
          <w:sz w:val="18"/>
          <w:szCs w:val="18"/>
        </w:rPr>
        <w:commentReference w:id="49"/>
      </w:r>
      <w:r w:rsidR="00222F7A" w:rsidRPr="07E5BD22">
        <w:rPr>
          <w:rFonts w:ascii="Arial" w:hAnsi="Arial" w:cs="Arial"/>
          <w:noProof/>
        </w:rPr>
        <w:t xml:space="preserve">. </w:t>
      </w:r>
      <w:r w:rsidR="00554C65" w:rsidRPr="07E5BD22">
        <w:rPr>
          <w:rFonts w:ascii="Arial" w:hAnsi="Arial" w:cs="Arial"/>
        </w:rPr>
        <w:t>T</w:t>
      </w:r>
      <w:r w:rsidRPr="07E5BD22">
        <w:rPr>
          <w:rFonts w:ascii="Arial" w:hAnsi="Arial" w:cs="Arial"/>
        </w:rPr>
        <w:t>he grand mean</w:t>
      </w:r>
      <w:r w:rsidR="001D633A" w:rsidRPr="07E5BD22">
        <w:rPr>
          <w:rFonts w:ascii="Arial" w:hAnsi="Arial" w:cs="Arial"/>
        </w:rPr>
        <w:t xml:space="preserve"> </w:t>
      </w:r>
      <w:r w:rsidR="000E2E7C" w:rsidRPr="07E5BD22">
        <w:rPr>
          <w:rFonts w:ascii="Arial" w:hAnsi="Arial" w:cs="Arial"/>
        </w:rPr>
        <w:t>± standard deviation</w:t>
      </w:r>
      <w:r w:rsidR="001D633A" w:rsidRPr="07E5BD22">
        <w:rPr>
          <w:rFonts w:ascii="Arial" w:hAnsi="Arial" w:cs="Arial"/>
        </w:rPr>
        <w:t xml:space="preserve"> </w:t>
      </w:r>
      <w:r w:rsidR="00977C1D" w:rsidRPr="07E5BD22">
        <w:rPr>
          <w:rFonts w:ascii="Arial" w:hAnsi="Arial" w:cs="Arial"/>
        </w:rPr>
        <w:t xml:space="preserve">of </w:t>
      </w:r>
      <w:commentRangeStart w:id="50"/>
      <w:r w:rsidR="00171B68" w:rsidRPr="07E5BD22">
        <w:rPr>
          <w:rFonts w:ascii="Arial" w:hAnsi="Arial" w:cs="Arial"/>
          <w:noProof/>
        </w:rPr>
        <w:t xml:space="preserve">marker based and markerless </w:t>
      </w:r>
      <w:commentRangeEnd w:id="50"/>
      <w:r w:rsidR="00843519" w:rsidRPr="07E5BD22">
        <w:rPr>
          <w:rStyle w:val="CommentReference"/>
          <w:rFonts w:ascii="Arial" w:hAnsi="Arial" w:cs="Arial"/>
          <w:sz w:val="18"/>
          <w:szCs w:val="18"/>
        </w:rPr>
        <w:commentReference w:id="50"/>
      </w:r>
      <w:r w:rsidR="00977C1D" w:rsidRPr="07E5BD22">
        <w:rPr>
          <w:rFonts w:ascii="Arial" w:hAnsi="Arial" w:cs="Arial"/>
        </w:rPr>
        <w:t>lower</w:t>
      </w:r>
      <w:r w:rsidRPr="07E5BD22">
        <w:rPr>
          <w:rFonts w:ascii="Arial" w:hAnsi="Arial" w:cs="Arial"/>
        </w:rPr>
        <w:t>-limb kinematics</w:t>
      </w:r>
      <w:r w:rsidR="00844FE6" w:rsidRPr="07E5BD22">
        <w:rPr>
          <w:rFonts w:ascii="Arial" w:hAnsi="Arial" w:cs="Arial"/>
          <w:noProof/>
        </w:rPr>
        <w:t>.</w:t>
      </w:r>
      <w:r w:rsidR="00171B68" w:rsidRPr="07E5BD22">
        <w:rPr>
          <w:rFonts w:ascii="Arial" w:hAnsi="Arial" w:cs="Arial"/>
          <w:noProof/>
        </w:rPr>
        <w:t xml:space="preserve"> </w:t>
      </w:r>
      <w:r w:rsidR="00DD0D55" w:rsidRPr="07E5BD22">
        <w:rPr>
          <w:rFonts w:ascii="Arial" w:hAnsi="Arial" w:cs="Arial"/>
          <w:noProof/>
        </w:rPr>
        <w:t xml:space="preserve">Subplot titles represent the positive </w:t>
      </w:r>
      <w:r w:rsidR="007B2334" w:rsidRPr="07E5BD22">
        <w:rPr>
          <w:rFonts w:ascii="Arial" w:hAnsi="Arial" w:cs="Arial"/>
          <w:noProof/>
        </w:rPr>
        <w:t>direction of the signal.</w:t>
      </w:r>
    </w:p>
    <w:p w14:paraId="6D67C475" w14:textId="28E27C35" w:rsidR="005E6891" w:rsidRDefault="005E6891">
      <w:pPr>
        <w:rPr>
          <w:rFonts w:ascii="Arial" w:hAnsi="Arial" w:cs="Arial"/>
        </w:rPr>
      </w:pPr>
      <w:r>
        <w:rPr>
          <w:rFonts w:ascii="Arial" w:hAnsi="Arial" w:cs="Arial"/>
        </w:rPr>
        <w:br w:type="page"/>
      </w:r>
    </w:p>
    <w:p w14:paraId="3A1DEEC7" w14:textId="04D17F4C" w:rsidR="00A14313" w:rsidRPr="006D198A" w:rsidRDefault="00FC2531" w:rsidP="003748F3">
      <w:pPr>
        <w:jc w:val="both"/>
        <w:rPr>
          <w:rFonts w:ascii="Arial" w:hAnsi="Arial" w:cs="Arial"/>
        </w:rPr>
      </w:pPr>
      <w:r>
        <w:rPr>
          <w:rFonts w:ascii="Arial" w:hAnsi="Arial" w:cs="Arial"/>
          <w:noProof/>
        </w:rPr>
        <w:lastRenderedPageBreak/>
        <w:drawing>
          <wp:inline distT="0" distB="0" distL="0" distR="0" wp14:anchorId="08348508" wp14:editId="7F479AE8">
            <wp:extent cx="5724525" cy="6448425"/>
            <wp:effectExtent l="0" t="0" r="9525" b="9525"/>
            <wp:docPr id="993043120" name="Picture 5">
              <a:extLst xmlns:a="http://schemas.openxmlformats.org/drawingml/2006/main">
                <a:ext uri="{FF2B5EF4-FFF2-40B4-BE49-F238E27FC236}">
                  <a16:creationId xmlns:a16="http://schemas.microsoft.com/office/drawing/2014/main" id="{5BE88C7A-872D-42B2-9506-AAD0DD6AB3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4525" cy="6448425"/>
                    </a:xfrm>
                    <a:prstGeom prst="rect">
                      <a:avLst/>
                    </a:prstGeom>
                    <a:noFill/>
                    <a:ln>
                      <a:noFill/>
                    </a:ln>
                  </pic:spPr>
                </pic:pic>
              </a:graphicData>
            </a:graphic>
          </wp:inline>
        </w:drawing>
      </w:r>
    </w:p>
    <w:p w14:paraId="7937CA09" w14:textId="3049D1EA" w:rsidR="00FC4E07" w:rsidRPr="006D198A" w:rsidRDefault="00FC4E07" w:rsidP="003748F3">
      <w:pPr>
        <w:keepNext/>
        <w:jc w:val="both"/>
        <w:rPr>
          <w:rFonts w:ascii="Arial" w:hAnsi="Arial" w:cs="Arial"/>
        </w:rPr>
      </w:pPr>
    </w:p>
    <w:p w14:paraId="273CEC80" w14:textId="7C1AB12C" w:rsidR="00B21A97" w:rsidRDefault="193B4DE5" w:rsidP="0076644E">
      <w:pPr>
        <w:pStyle w:val="Caption"/>
        <w:jc w:val="both"/>
        <w:rPr>
          <w:rFonts w:ascii="Arial" w:hAnsi="Arial" w:cs="Arial"/>
          <w:lang w:val="en-US"/>
        </w:rPr>
      </w:pPr>
      <w:bookmarkStart w:id="51" w:name="_Ref220259794"/>
      <w:commentRangeStart w:id="52"/>
      <w:commentRangeStart w:id="53"/>
      <w:r w:rsidRPr="44593581">
        <w:rPr>
          <w:rFonts w:ascii="Arial" w:hAnsi="Arial" w:cs="Arial"/>
        </w:rPr>
        <w:t xml:space="preserve">Figure </w:t>
      </w:r>
      <w:commentRangeEnd w:id="53"/>
      <w:r w:rsidR="00843519" w:rsidRPr="44593581">
        <w:rPr>
          <w:rStyle w:val="CommentReference"/>
          <w:rFonts w:ascii="Arial" w:hAnsi="Arial" w:cs="Arial"/>
          <w:sz w:val="18"/>
          <w:szCs w:val="18"/>
        </w:rPr>
        <w:commentReference w:id="53"/>
      </w:r>
      <w:commentRangeStart w:id="54"/>
      <w:r w:rsidR="00FC4E07" w:rsidRPr="44593581">
        <w:rPr>
          <w:rFonts w:ascii="Arial" w:hAnsi="Arial" w:cs="Arial"/>
        </w:rPr>
        <w:fldChar w:fldCharType="begin"/>
      </w:r>
      <w:r w:rsidR="00FC4E07" w:rsidRPr="44593581">
        <w:rPr>
          <w:rFonts w:ascii="Arial" w:hAnsi="Arial" w:cs="Arial"/>
        </w:rPr>
        <w:instrText xml:space="preserve"> SEQ Figure \* ARABIC </w:instrText>
      </w:r>
      <w:r w:rsidR="00FC4E07" w:rsidRPr="44593581">
        <w:rPr>
          <w:rFonts w:ascii="Arial" w:hAnsi="Arial" w:cs="Arial"/>
        </w:rPr>
        <w:fldChar w:fldCharType="separate"/>
      </w:r>
      <w:commentRangeEnd w:id="52"/>
      <w:r w:rsidR="00843519" w:rsidRPr="44593581">
        <w:rPr>
          <w:rStyle w:val="CommentReference"/>
          <w:rFonts w:ascii="Arial" w:hAnsi="Arial" w:cs="Arial"/>
          <w:noProof/>
          <w:sz w:val="18"/>
          <w:szCs w:val="18"/>
        </w:rPr>
        <w:commentReference w:id="52"/>
      </w:r>
      <w:r w:rsidR="3EFC9F53" w:rsidRPr="44593581">
        <w:rPr>
          <w:rFonts w:ascii="Arial" w:hAnsi="Arial" w:cs="Arial"/>
          <w:noProof/>
        </w:rPr>
        <w:t>4</w:t>
      </w:r>
      <w:r w:rsidR="00FC4E07" w:rsidRPr="44593581">
        <w:rPr>
          <w:rFonts w:ascii="Arial" w:hAnsi="Arial" w:cs="Arial"/>
          <w:noProof/>
        </w:rPr>
        <w:fldChar w:fldCharType="end"/>
      </w:r>
      <w:bookmarkEnd w:id="51"/>
      <w:commentRangeEnd w:id="54"/>
      <w:r w:rsidR="00843519" w:rsidRPr="44593581">
        <w:rPr>
          <w:rStyle w:val="CommentReference"/>
          <w:rFonts w:ascii="Arial" w:hAnsi="Arial" w:cs="Arial"/>
          <w:noProof/>
          <w:sz w:val="18"/>
          <w:szCs w:val="18"/>
        </w:rPr>
        <w:commentReference w:id="54"/>
      </w:r>
      <w:r w:rsidR="1057C236" w:rsidRPr="44593581">
        <w:rPr>
          <w:rFonts w:ascii="Arial" w:hAnsi="Arial" w:cs="Arial"/>
          <w:noProof/>
        </w:rPr>
        <w:t xml:space="preserve">. </w:t>
      </w:r>
      <w:r w:rsidRPr="44593581">
        <w:rPr>
          <w:rFonts w:ascii="Arial" w:hAnsi="Arial" w:cs="Arial"/>
        </w:rPr>
        <w:t>E</w:t>
      </w:r>
      <w:commentRangeStart w:id="55"/>
      <w:r w:rsidRPr="44593581">
        <w:rPr>
          <w:rFonts w:ascii="Arial" w:hAnsi="Arial" w:cs="Arial"/>
        </w:rPr>
        <w:t>quivalence</w:t>
      </w:r>
      <w:commentRangeEnd w:id="55"/>
      <w:r w:rsidR="00843519" w:rsidRPr="44593581">
        <w:rPr>
          <w:rStyle w:val="CommentReference"/>
          <w:rFonts w:ascii="Arial" w:hAnsi="Arial" w:cs="Arial"/>
          <w:sz w:val="18"/>
          <w:szCs w:val="18"/>
        </w:rPr>
        <w:commentReference w:id="55"/>
      </w:r>
      <w:r w:rsidR="4E707D84" w:rsidRPr="44593581">
        <w:rPr>
          <w:rFonts w:ascii="Arial" w:hAnsi="Arial" w:cs="Arial"/>
        </w:rPr>
        <w:t xml:space="preserve"> </w:t>
      </w:r>
      <w:r w:rsidR="4A3BD758" w:rsidRPr="44593581">
        <w:rPr>
          <w:rFonts w:ascii="Arial" w:hAnsi="Arial" w:cs="Arial"/>
        </w:rPr>
        <w:t>t</w:t>
      </w:r>
      <w:r w:rsidR="4BBD299A" w:rsidRPr="44593581">
        <w:rPr>
          <w:rFonts w:ascii="Arial" w:hAnsi="Arial" w:cs="Arial"/>
        </w:rPr>
        <w:t>est</w:t>
      </w:r>
      <w:r w:rsidR="10041AA1" w:rsidRPr="44593581">
        <w:rPr>
          <w:rFonts w:ascii="Arial" w:hAnsi="Arial" w:cs="Arial"/>
        </w:rPr>
        <w:t xml:space="preserve"> results</w:t>
      </w:r>
      <w:r w:rsidR="4BBD299A" w:rsidRPr="44593581">
        <w:rPr>
          <w:rFonts w:ascii="Arial" w:hAnsi="Arial" w:cs="Arial"/>
        </w:rPr>
        <w:t xml:space="preserve"> </w:t>
      </w:r>
      <w:r w:rsidR="4A3BD758" w:rsidRPr="44593581">
        <w:rPr>
          <w:rFonts w:ascii="Arial" w:hAnsi="Arial" w:cs="Arial"/>
        </w:rPr>
        <w:t xml:space="preserve">for all kinematic variables. </w:t>
      </w:r>
      <w:r w:rsidR="210ADFEE" w:rsidRPr="44593581">
        <w:rPr>
          <w:rFonts w:ascii="Arial" w:hAnsi="Arial" w:cs="Arial"/>
        </w:rPr>
        <w:t xml:space="preserve">The </w:t>
      </w:r>
      <w:r w:rsidR="0337F042" w:rsidRPr="44593581">
        <w:rPr>
          <w:rFonts w:ascii="Arial" w:hAnsi="Arial" w:cs="Arial"/>
        </w:rPr>
        <w:t xml:space="preserve">mean between-system difference is </w:t>
      </w:r>
      <w:r w:rsidR="61B6C17F" w:rsidRPr="44593581">
        <w:rPr>
          <w:rFonts w:ascii="Arial" w:hAnsi="Arial" w:cs="Arial"/>
        </w:rPr>
        <w:t>plotted (</w:t>
      </w:r>
      <w:r w:rsidR="72C99AFB" w:rsidRPr="44593581">
        <w:rPr>
          <w:rFonts w:ascii="Arial" w:hAnsi="Arial" w:cs="Arial"/>
        </w:rPr>
        <w:t>black line</w:t>
      </w:r>
      <w:r w:rsidR="61B6C17F" w:rsidRPr="44593581">
        <w:rPr>
          <w:rFonts w:ascii="Arial" w:hAnsi="Arial" w:cs="Arial"/>
        </w:rPr>
        <w:t>) with t</w:t>
      </w:r>
      <w:r w:rsidR="4BBD299A" w:rsidRPr="44593581">
        <w:rPr>
          <w:rFonts w:ascii="Arial" w:hAnsi="Arial" w:cs="Arial"/>
        </w:rPr>
        <w:t>he 90% confidence intervals (grey shaded area)</w:t>
      </w:r>
      <w:r w:rsidR="61B6C17F" w:rsidRPr="44593581">
        <w:rPr>
          <w:rFonts w:ascii="Arial" w:hAnsi="Arial" w:cs="Arial"/>
        </w:rPr>
        <w:t xml:space="preserve">. Where the </w:t>
      </w:r>
      <w:r w:rsidR="7169DA0B" w:rsidRPr="44593581">
        <w:rPr>
          <w:rFonts w:ascii="Arial" w:hAnsi="Arial" w:cs="Arial"/>
        </w:rPr>
        <w:t>90% confidence intervals</w:t>
      </w:r>
      <w:r w:rsidR="4BBD299A" w:rsidRPr="44593581">
        <w:rPr>
          <w:rFonts w:ascii="Arial" w:hAnsi="Arial" w:cs="Arial"/>
        </w:rPr>
        <w:t xml:space="preserve"> exceed the </w:t>
      </w:r>
      <w:r w:rsidR="4B2E3C75" w:rsidRPr="44593581">
        <w:rPr>
          <w:rFonts w:ascii="Arial" w:hAnsi="Arial" w:cs="Arial"/>
        </w:rPr>
        <w:t xml:space="preserve">±MDC </w:t>
      </w:r>
      <w:r w:rsidR="4BBD299A" w:rsidRPr="44593581">
        <w:rPr>
          <w:rFonts w:ascii="Arial" w:hAnsi="Arial" w:cs="Arial"/>
        </w:rPr>
        <w:t xml:space="preserve">equivalence bounds (green dashed lines) </w:t>
      </w:r>
      <w:r w:rsidR="2C540C26" w:rsidRPr="44593581">
        <w:rPr>
          <w:rFonts w:ascii="Arial" w:hAnsi="Arial" w:cs="Arial"/>
        </w:rPr>
        <w:t xml:space="preserve">this </w:t>
      </w:r>
      <w:r w:rsidR="4BBD299A" w:rsidRPr="44593581">
        <w:rPr>
          <w:rFonts w:ascii="Arial" w:hAnsi="Arial" w:cs="Arial"/>
        </w:rPr>
        <w:t>indicat</w:t>
      </w:r>
      <w:r w:rsidR="2C540C26" w:rsidRPr="44593581">
        <w:rPr>
          <w:rFonts w:ascii="Arial" w:hAnsi="Arial" w:cs="Arial"/>
        </w:rPr>
        <w:t xml:space="preserve">es that systems are </w:t>
      </w:r>
      <w:r w:rsidR="4BBD299A" w:rsidRPr="44593581">
        <w:rPr>
          <w:rFonts w:ascii="Arial" w:hAnsi="Arial" w:cs="Arial"/>
        </w:rPr>
        <w:t>no</w:t>
      </w:r>
      <w:r w:rsidR="2C540C26" w:rsidRPr="44593581">
        <w:rPr>
          <w:rFonts w:ascii="Arial" w:hAnsi="Arial" w:cs="Arial"/>
        </w:rPr>
        <w:t>t</w:t>
      </w:r>
      <w:r w:rsidR="4BBD299A" w:rsidRPr="44593581">
        <w:rPr>
          <w:rFonts w:ascii="Arial" w:hAnsi="Arial" w:cs="Arial"/>
        </w:rPr>
        <w:t>-equivalence at these periods of the gait cycle</w:t>
      </w:r>
      <w:r w:rsidR="395E6DFA" w:rsidRPr="44593581">
        <w:rPr>
          <w:rFonts w:ascii="Arial" w:hAnsi="Arial" w:cs="Arial"/>
          <w:lang w:val="en-US"/>
        </w:rPr>
        <w:t>. The</w:t>
      </w:r>
      <w:r w:rsidR="42EA2808" w:rsidRPr="44593581">
        <w:rPr>
          <w:rFonts w:ascii="Arial" w:hAnsi="Arial" w:cs="Arial"/>
        </w:rPr>
        <w:t xml:space="preserve"> green </w:t>
      </w:r>
      <w:r w:rsidR="6C5EC489" w:rsidRPr="44593581">
        <w:rPr>
          <w:rFonts w:ascii="Arial" w:hAnsi="Arial" w:cs="Arial"/>
        </w:rPr>
        <w:t xml:space="preserve">percentage </w:t>
      </w:r>
      <w:r w:rsidR="40F0B140" w:rsidRPr="44593581">
        <w:rPr>
          <w:rFonts w:ascii="Arial" w:hAnsi="Arial" w:cs="Arial"/>
        </w:rPr>
        <w:t>(</w:t>
      </w:r>
      <w:r w:rsidR="33E6AD82" w:rsidRPr="44593581">
        <w:rPr>
          <w:rFonts w:ascii="Arial" w:hAnsi="Arial" w:cs="Arial"/>
        </w:rPr>
        <w:t xml:space="preserve">inset upper right) </w:t>
      </w:r>
      <w:r w:rsidR="778FAD22" w:rsidRPr="44593581">
        <w:rPr>
          <w:rFonts w:ascii="Arial" w:hAnsi="Arial" w:cs="Arial"/>
        </w:rPr>
        <w:t xml:space="preserve">quantifies the </w:t>
      </w:r>
      <w:r w:rsidR="00E3AA4A" w:rsidRPr="44593581">
        <w:rPr>
          <w:rFonts w:ascii="Arial" w:hAnsi="Arial" w:cs="Arial"/>
        </w:rPr>
        <w:t xml:space="preserve">percentage of the </w:t>
      </w:r>
      <w:r w:rsidR="6C5EC489" w:rsidRPr="44593581">
        <w:rPr>
          <w:rFonts w:ascii="Arial" w:hAnsi="Arial" w:cs="Arial"/>
        </w:rPr>
        <w:t xml:space="preserve">gait cycle </w:t>
      </w:r>
      <w:r w:rsidR="34366A84" w:rsidRPr="44593581">
        <w:rPr>
          <w:rFonts w:ascii="Arial" w:hAnsi="Arial" w:cs="Arial"/>
        </w:rPr>
        <w:t xml:space="preserve">that </w:t>
      </w:r>
      <w:r w:rsidR="6C5EC489" w:rsidRPr="44593581">
        <w:rPr>
          <w:rFonts w:ascii="Arial" w:hAnsi="Arial" w:cs="Arial"/>
        </w:rPr>
        <w:t>within</w:t>
      </w:r>
      <w:r w:rsidR="0245788E" w:rsidRPr="44593581">
        <w:rPr>
          <w:rFonts w:ascii="Arial" w:hAnsi="Arial" w:cs="Arial"/>
        </w:rPr>
        <w:t xml:space="preserve"> the equivalence bound</w:t>
      </w:r>
      <w:r w:rsidR="34366A84" w:rsidRPr="44593581">
        <w:rPr>
          <w:rFonts w:ascii="Arial" w:hAnsi="Arial" w:cs="Arial"/>
        </w:rPr>
        <w:t>s</w:t>
      </w:r>
      <w:r w:rsidR="69897AE5" w:rsidRPr="44593581">
        <w:rPr>
          <w:rFonts w:ascii="Arial" w:hAnsi="Arial" w:cs="Arial"/>
        </w:rPr>
        <w:t xml:space="preserve"> i.e. equivalent (equiv.)</w:t>
      </w:r>
      <w:r w:rsidR="6623E79A" w:rsidRPr="44593581">
        <w:rPr>
          <w:rFonts w:ascii="Arial" w:hAnsi="Arial" w:cs="Arial"/>
        </w:rPr>
        <w:t>.</w:t>
      </w:r>
      <w:r w:rsidR="53D33C15" w:rsidRPr="44593581">
        <w:rPr>
          <w:rFonts w:ascii="Arial" w:hAnsi="Arial" w:cs="Arial"/>
        </w:rPr>
        <w:t xml:space="preserve"> </w:t>
      </w:r>
      <w:r w:rsidR="53D33C15" w:rsidRPr="44593581">
        <w:rPr>
          <w:rFonts w:ascii="Arial" w:hAnsi="Arial" w:cs="Arial"/>
          <w:noProof/>
        </w:rPr>
        <w:t>Subplot titles represent the positive direction of the signal.</w:t>
      </w:r>
    </w:p>
    <w:p w14:paraId="1DAFB305" w14:textId="56B8D931" w:rsidR="00601B31" w:rsidRPr="006D198A" w:rsidRDefault="00601B31" w:rsidP="003748F3">
      <w:pPr>
        <w:jc w:val="both"/>
        <w:rPr>
          <w:rFonts w:ascii="Arial" w:hAnsi="Arial" w:cs="Arial"/>
          <w:lang w:val="en-US"/>
        </w:rPr>
      </w:pPr>
    </w:p>
    <w:p w14:paraId="6524B890" w14:textId="50DF414E" w:rsidR="005E6891" w:rsidRDefault="005E6891">
      <w:pPr>
        <w:rPr>
          <w:i/>
          <w:iCs/>
          <w:color w:val="44546A" w:themeColor="text2"/>
          <w:sz w:val="18"/>
          <w:szCs w:val="18"/>
        </w:rPr>
      </w:pPr>
      <w:r>
        <w:br w:type="page"/>
      </w:r>
    </w:p>
    <w:p w14:paraId="01A0344B" w14:textId="4E3601EA" w:rsidR="00FC1D29" w:rsidRPr="009C1BFE" w:rsidRDefault="512E4BE9" w:rsidP="009C1BFE">
      <w:pPr>
        <w:pStyle w:val="Caption"/>
        <w:jc w:val="both"/>
        <w:rPr>
          <w:rFonts w:ascii="Arial" w:hAnsi="Arial" w:cs="Arial"/>
          <w:lang w:val="en-US"/>
        </w:rPr>
      </w:pPr>
      <w:r w:rsidRPr="44593581">
        <w:rPr>
          <w:rFonts w:ascii="Arial" w:hAnsi="Arial" w:cs="Arial"/>
        </w:rPr>
        <w:lastRenderedPageBreak/>
        <w:t xml:space="preserve">Table </w:t>
      </w:r>
      <w:r w:rsidR="00A54D56" w:rsidRPr="44593581">
        <w:rPr>
          <w:rFonts w:ascii="Arial" w:hAnsi="Arial" w:cs="Arial"/>
          <w:i w:val="0"/>
          <w:iCs w:val="0"/>
        </w:rPr>
        <w:fldChar w:fldCharType="begin"/>
      </w:r>
      <w:r w:rsidR="00A54D56">
        <w:instrText xml:space="preserve"> SEQ Table \* ARABIC </w:instrText>
      </w:r>
      <w:r w:rsidR="00A54D56" w:rsidRPr="44593581">
        <w:rPr>
          <w:rFonts w:ascii="Arial" w:hAnsi="Arial" w:cs="Arial"/>
          <w:i w:val="0"/>
          <w:iCs w:val="0"/>
        </w:rPr>
        <w:fldChar w:fldCharType="separate"/>
      </w:r>
      <w:r w:rsidR="0BDAD268" w:rsidRPr="44593581">
        <w:rPr>
          <w:rFonts w:ascii="Arial" w:hAnsi="Arial" w:cs="Arial"/>
        </w:rPr>
        <w:t>1</w:t>
      </w:r>
      <w:r w:rsidR="00A54D56" w:rsidRPr="44593581">
        <w:rPr>
          <w:rFonts w:ascii="Arial" w:hAnsi="Arial" w:cs="Arial"/>
          <w:i w:val="0"/>
          <w:iCs w:val="0"/>
        </w:rPr>
        <w:fldChar w:fldCharType="end"/>
      </w:r>
      <w:r w:rsidR="243B6F38" w:rsidRPr="44593581">
        <w:rPr>
          <w:rFonts w:ascii="Arial" w:hAnsi="Arial" w:cs="Arial"/>
          <w:i w:val="0"/>
          <w:iCs w:val="0"/>
        </w:rPr>
        <w:t>.</w:t>
      </w:r>
      <w:r w:rsidR="4E707D84" w:rsidRPr="44593581">
        <w:rPr>
          <w:rFonts w:ascii="Arial" w:hAnsi="Arial" w:cs="Arial"/>
        </w:rPr>
        <w:t xml:space="preserve"> Equivalence testing results comparing marker-based (MB) and markerless (ML) kinematic waveforms across the gait cycle. </w:t>
      </w:r>
      <w:r w:rsidR="6D781DD9" w:rsidRPr="44593581">
        <w:rPr>
          <w:rFonts w:ascii="Arial" w:hAnsi="Arial" w:cs="Arial"/>
        </w:rPr>
        <w:t xml:space="preserve">MDC </w:t>
      </w:r>
      <w:r w:rsidR="4E707D84" w:rsidRPr="44593581">
        <w:rPr>
          <w:rFonts w:ascii="Arial" w:hAnsi="Arial" w:cs="Arial"/>
        </w:rPr>
        <w:t xml:space="preserve">represents the </w:t>
      </w:r>
      <w:r w:rsidR="567E7B74" w:rsidRPr="44593581">
        <w:rPr>
          <w:rFonts w:ascii="Arial" w:hAnsi="Arial" w:cs="Arial"/>
        </w:rPr>
        <w:t xml:space="preserve">minimum detectable change (MDC) </w:t>
      </w:r>
      <w:r w:rsidR="4E707D84" w:rsidRPr="44593581">
        <w:rPr>
          <w:rFonts w:ascii="Arial" w:hAnsi="Arial" w:cs="Arial"/>
        </w:rPr>
        <w:t xml:space="preserve">equivalence bound (±°). The </w:t>
      </w:r>
      <w:commentRangeStart w:id="56"/>
      <w:r w:rsidR="4E707D84" w:rsidRPr="44593581">
        <w:rPr>
          <w:rFonts w:ascii="Arial" w:hAnsi="Arial" w:cs="Arial"/>
        </w:rPr>
        <w:t xml:space="preserve">percentage </w:t>
      </w:r>
      <w:commentRangeEnd w:id="56"/>
      <w:r w:rsidR="00843519" w:rsidRPr="44593581">
        <w:rPr>
          <w:rStyle w:val="CommentReference"/>
          <w:rFonts w:ascii="Arial" w:hAnsi="Arial" w:cs="Arial"/>
          <w:sz w:val="18"/>
          <w:szCs w:val="18"/>
        </w:rPr>
        <w:commentReference w:id="56"/>
      </w:r>
      <w:r w:rsidR="4E707D84" w:rsidRPr="44593581">
        <w:rPr>
          <w:rFonts w:ascii="Arial" w:hAnsi="Arial" w:cs="Arial"/>
        </w:rPr>
        <w:t xml:space="preserve">indicates the proportion of the confidence interval (CI) that fell within the equivalence bounds across the gait cycle. Intervals indicate the regions of the gait cycle where the CI remained within the equivalence bounds. </w:t>
      </w:r>
      <w:r w:rsidR="5E1B181F" w:rsidRPr="44593581">
        <w:rPr>
          <w:rFonts w:ascii="Arial" w:hAnsi="Arial" w:cs="Arial"/>
          <w:noProof/>
        </w:rPr>
        <w:t xml:space="preserve">Joint </w:t>
      </w:r>
      <w:r w:rsidR="49FBB003" w:rsidRPr="44593581">
        <w:rPr>
          <w:rFonts w:ascii="Arial" w:hAnsi="Arial" w:cs="Arial"/>
          <w:noProof/>
        </w:rPr>
        <w:t xml:space="preserve">variable </w:t>
      </w:r>
      <w:r w:rsidR="09B63B80" w:rsidRPr="44593581">
        <w:rPr>
          <w:rFonts w:ascii="Arial" w:hAnsi="Arial" w:cs="Arial"/>
          <w:noProof/>
        </w:rPr>
        <w:t>titles represent the positive direction of the signal.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3"/>
        <w:gridCol w:w="1244"/>
        <w:gridCol w:w="2633"/>
        <w:gridCol w:w="1665"/>
        <w:gridCol w:w="1791"/>
      </w:tblGrid>
      <w:tr w:rsidR="009023C4" w:rsidRPr="00AA7857" w14:paraId="79B8989A" w14:textId="77777777" w:rsidTr="07E5BD22">
        <w:tc>
          <w:tcPr>
            <w:tcW w:w="2127" w:type="dxa"/>
            <w:tcBorders>
              <w:bottom w:val="single" w:sz="4" w:space="0" w:color="auto"/>
            </w:tcBorders>
            <w:hideMark/>
          </w:tcPr>
          <w:p w14:paraId="0D3C5856" w14:textId="2146A10C" w:rsidR="00FC1D29" w:rsidRPr="00AA7857" w:rsidRDefault="00FC1D29" w:rsidP="004111CB">
            <w:pPr>
              <w:spacing w:after="160" w:line="259" w:lineRule="auto"/>
              <w:rPr>
                <w:b/>
                <w:bCs/>
              </w:rPr>
            </w:pPr>
            <w:r w:rsidRPr="00AA7857">
              <w:rPr>
                <w:b/>
                <w:bCs/>
              </w:rPr>
              <w:t xml:space="preserve">Joint </w:t>
            </w:r>
            <w:r w:rsidR="00B26F3E">
              <w:rPr>
                <w:b/>
                <w:bCs/>
              </w:rPr>
              <w:t>v</w:t>
            </w:r>
            <w:r w:rsidRPr="00AA7857">
              <w:rPr>
                <w:b/>
                <w:bCs/>
              </w:rPr>
              <w:t>ariable</w:t>
            </w:r>
          </w:p>
        </w:tc>
        <w:tc>
          <w:tcPr>
            <w:tcW w:w="1417" w:type="dxa"/>
            <w:tcBorders>
              <w:bottom w:val="single" w:sz="4" w:space="0" w:color="auto"/>
            </w:tcBorders>
            <w:hideMark/>
          </w:tcPr>
          <w:p w14:paraId="5F158427" w14:textId="1221927E" w:rsidR="00FC1D29" w:rsidRPr="00AA7857" w:rsidRDefault="696D86D1" w:rsidP="00BE2E94">
            <w:pPr>
              <w:spacing w:after="160" w:line="259" w:lineRule="auto"/>
              <w:jc w:val="center"/>
              <w:rPr>
                <w:b/>
                <w:bCs/>
              </w:rPr>
            </w:pPr>
            <w:commentRangeStart w:id="57"/>
            <w:r w:rsidRPr="07E5BD22">
              <w:rPr>
                <w:b/>
                <w:bCs/>
              </w:rPr>
              <w:t>±</w:t>
            </w:r>
            <w:r w:rsidR="2783A756" w:rsidRPr="07E5BD22">
              <w:rPr>
                <w:b/>
                <w:bCs/>
              </w:rPr>
              <w:t>MDC (</w:t>
            </w:r>
            <w:r w:rsidRPr="07E5BD22">
              <w:rPr>
                <w:b/>
                <w:bCs/>
              </w:rPr>
              <w:t>°)</w:t>
            </w:r>
            <w:commentRangeEnd w:id="57"/>
            <w:r w:rsidR="00843519" w:rsidRPr="00AA7857">
              <w:rPr>
                <w:rStyle w:val="CommentReference"/>
                <w:b/>
                <w:bCs/>
                <w:sz w:val="22"/>
                <w:szCs w:val="22"/>
              </w:rPr>
              <w:commentReference w:id="57"/>
            </w:r>
          </w:p>
        </w:tc>
        <w:tc>
          <w:tcPr>
            <w:tcW w:w="1110" w:type="dxa"/>
            <w:tcBorders>
              <w:bottom w:val="single" w:sz="4" w:space="0" w:color="auto"/>
            </w:tcBorders>
          </w:tcPr>
          <w:p w14:paraId="1824C9A9" w14:textId="37D521B8" w:rsidR="00D9082D" w:rsidRDefault="00EC7CD6" w:rsidP="00BE2E94">
            <w:pPr>
              <w:jc w:val="center"/>
              <w:rPr>
                <w:b/>
                <w:bCs/>
              </w:rPr>
            </w:pPr>
            <w:commentRangeStart w:id="58"/>
            <w:commentRangeStart w:id="59"/>
            <w:r>
              <w:rPr>
                <w:b/>
                <w:bCs/>
              </w:rPr>
              <w:t xml:space="preserve">Fully </w:t>
            </w:r>
            <w:r w:rsidR="00D9082D">
              <w:rPr>
                <w:b/>
                <w:bCs/>
              </w:rPr>
              <w:t>Equivalent</w:t>
            </w:r>
            <w:commentRangeEnd w:id="58"/>
            <w:r w:rsidR="00843519">
              <w:rPr>
                <w:rStyle w:val="CommentReference"/>
                <w:b/>
                <w:bCs/>
                <w:sz w:val="22"/>
                <w:szCs w:val="22"/>
              </w:rPr>
              <w:commentReference w:id="58"/>
            </w:r>
            <w:commentRangeEnd w:id="59"/>
            <w:r>
              <w:rPr>
                <w:rStyle w:val="CommentReference"/>
                <w:b/>
                <w:bCs/>
                <w:sz w:val="22"/>
                <w:szCs w:val="22"/>
              </w:rPr>
              <w:commentReference w:id="59"/>
            </w:r>
          </w:p>
        </w:tc>
        <w:tc>
          <w:tcPr>
            <w:tcW w:w="1941" w:type="dxa"/>
            <w:tcBorders>
              <w:bottom w:val="single" w:sz="4" w:space="0" w:color="auto"/>
            </w:tcBorders>
            <w:hideMark/>
          </w:tcPr>
          <w:p w14:paraId="577BACC0" w14:textId="66EC73D6" w:rsidR="00FC1D29" w:rsidRPr="00AA7857" w:rsidRDefault="00BD23D1" w:rsidP="00BE2E94">
            <w:pPr>
              <w:spacing w:after="160" w:line="259" w:lineRule="auto"/>
              <w:jc w:val="center"/>
              <w:rPr>
                <w:b/>
                <w:bCs/>
              </w:rPr>
            </w:pPr>
            <w:r>
              <w:rPr>
                <w:b/>
                <w:bCs/>
              </w:rPr>
              <w:t xml:space="preserve">% </w:t>
            </w:r>
            <w:r w:rsidR="00FC1D29" w:rsidRPr="00AA7857">
              <w:rPr>
                <w:b/>
                <w:bCs/>
              </w:rPr>
              <w:t>Equivalen</w:t>
            </w:r>
            <w:r w:rsidR="00FA2A3E">
              <w:rPr>
                <w:b/>
                <w:bCs/>
              </w:rPr>
              <w:t>ce</w:t>
            </w:r>
          </w:p>
        </w:tc>
        <w:tc>
          <w:tcPr>
            <w:tcW w:w="2431" w:type="dxa"/>
            <w:tcBorders>
              <w:bottom w:val="single" w:sz="4" w:space="0" w:color="auto"/>
            </w:tcBorders>
            <w:hideMark/>
          </w:tcPr>
          <w:p w14:paraId="3E9F20C2" w14:textId="143C3328" w:rsidR="00FC1D29" w:rsidRPr="00AA7857" w:rsidRDefault="009023C4" w:rsidP="004111CB">
            <w:pPr>
              <w:spacing w:after="160" w:line="259" w:lineRule="auto"/>
              <w:rPr>
                <w:b/>
                <w:bCs/>
              </w:rPr>
            </w:pPr>
            <w:r>
              <w:rPr>
                <w:b/>
                <w:bCs/>
              </w:rPr>
              <w:t xml:space="preserve">Equivalent </w:t>
            </w:r>
            <w:r w:rsidR="00FC1D29" w:rsidRPr="00AA7857">
              <w:rPr>
                <w:b/>
                <w:bCs/>
              </w:rPr>
              <w:t>Gait Cycle Intervals (%)</w:t>
            </w:r>
          </w:p>
        </w:tc>
      </w:tr>
      <w:tr w:rsidR="009023C4" w:rsidRPr="00AA7857" w14:paraId="43A88E4F" w14:textId="77777777" w:rsidTr="07E5BD22">
        <w:tc>
          <w:tcPr>
            <w:tcW w:w="2127" w:type="dxa"/>
            <w:tcBorders>
              <w:top w:val="single" w:sz="4" w:space="0" w:color="auto"/>
            </w:tcBorders>
            <w:hideMark/>
          </w:tcPr>
          <w:p w14:paraId="597F3418" w14:textId="77777777" w:rsidR="00FC1D29" w:rsidRPr="00AA7857" w:rsidRDefault="00FC1D29" w:rsidP="004111CB">
            <w:pPr>
              <w:spacing w:after="160" w:line="259" w:lineRule="auto"/>
            </w:pPr>
            <w:r w:rsidRPr="00AA7857">
              <w:t>Pelvis Rotation</w:t>
            </w:r>
          </w:p>
        </w:tc>
        <w:tc>
          <w:tcPr>
            <w:tcW w:w="1417" w:type="dxa"/>
            <w:tcBorders>
              <w:top w:val="single" w:sz="4" w:space="0" w:color="auto"/>
            </w:tcBorders>
            <w:hideMark/>
          </w:tcPr>
          <w:p w14:paraId="7FFE6624" w14:textId="77777777" w:rsidR="00FC1D29" w:rsidRPr="00AA7857" w:rsidRDefault="00FC1D29" w:rsidP="00BE2E94">
            <w:pPr>
              <w:spacing w:after="160" w:line="259" w:lineRule="auto"/>
              <w:jc w:val="center"/>
            </w:pPr>
            <w:r w:rsidRPr="00AA7857">
              <w:t>6.30</w:t>
            </w:r>
          </w:p>
        </w:tc>
        <w:tc>
          <w:tcPr>
            <w:tcW w:w="1110" w:type="dxa"/>
            <w:tcBorders>
              <w:top w:val="single" w:sz="4" w:space="0" w:color="auto"/>
            </w:tcBorders>
          </w:tcPr>
          <w:p w14:paraId="28C72AFF" w14:textId="7FEB3DAD" w:rsidR="00D9082D" w:rsidRPr="00FC5B62" w:rsidRDefault="00D9082D" w:rsidP="00BE2E94">
            <w:pPr>
              <w:jc w:val="center"/>
            </w:pPr>
            <w:r w:rsidRPr="00FC5B62">
              <w:t>No</w:t>
            </w:r>
          </w:p>
        </w:tc>
        <w:tc>
          <w:tcPr>
            <w:tcW w:w="1941" w:type="dxa"/>
            <w:tcBorders>
              <w:top w:val="single" w:sz="4" w:space="0" w:color="auto"/>
            </w:tcBorders>
            <w:hideMark/>
          </w:tcPr>
          <w:p w14:paraId="5DA162B8" w14:textId="1F089EF7" w:rsidR="00FC1D29" w:rsidRPr="00AA7857" w:rsidRDefault="00FC1D29" w:rsidP="00BE2E94">
            <w:pPr>
              <w:spacing w:after="160" w:line="259" w:lineRule="auto"/>
              <w:jc w:val="center"/>
            </w:pPr>
            <w:r w:rsidRPr="00FC5B62">
              <w:t>93</w:t>
            </w:r>
          </w:p>
        </w:tc>
        <w:tc>
          <w:tcPr>
            <w:tcW w:w="2431" w:type="dxa"/>
            <w:tcBorders>
              <w:top w:val="single" w:sz="4" w:space="0" w:color="auto"/>
            </w:tcBorders>
            <w:hideMark/>
          </w:tcPr>
          <w:p w14:paraId="13551F90" w14:textId="77777777" w:rsidR="00FC1D29" w:rsidRPr="00AA7857" w:rsidRDefault="00FC1D29" w:rsidP="004111CB">
            <w:pPr>
              <w:spacing w:after="160" w:line="259" w:lineRule="auto"/>
            </w:pPr>
            <w:r w:rsidRPr="00AA7857">
              <w:t>1–24; 32–100</w:t>
            </w:r>
          </w:p>
        </w:tc>
      </w:tr>
      <w:tr w:rsidR="009023C4" w:rsidRPr="00AA7857" w14:paraId="3063129E" w14:textId="77777777" w:rsidTr="07E5BD22">
        <w:tc>
          <w:tcPr>
            <w:tcW w:w="2127" w:type="dxa"/>
            <w:hideMark/>
          </w:tcPr>
          <w:p w14:paraId="346852FA" w14:textId="77777777" w:rsidR="00FC1D29" w:rsidRPr="0091673A" w:rsidRDefault="00FC1D29" w:rsidP="004111CB">
            <w:pPr>
              <w:spacing w:after="160" w:line="259" w:lineRule="auto"/>
            </w:pPr>
            <w:r w:rsidRPr="0091673A">
              <w:t>Knee Flexion</w:t>
            </w:r>
          </w:p>
        </w:tc>
        <w:tc>
          <w:tcPr>
            <w:tcW w:w="1417" w:type="dxa"/>
            <w:hideMark/>
          </w:tcPr>
          <w:p w14:paraId="21441857" w14:textId="77777777" w:rsidR="00FC1D29" w:rsidRPr="0091673A" w:rsidRDefault="00FC1D29" w:rsidP="00BE2E94">
            <w:pPr>
              <w:spacing w:after="160" w:line="259" w:lineRule="auto"/>
              <w:jc w:val="center"/>
            </w:pPr>
            <w:r w:rsidRPr="0091673A">
              <w:t>6.66</w:t>
            </w:r>
          </w:p>
        </w:tc>
        <w:tc>
          <w:tcPr>
            <w:tcW w:w="1110" w:type="dxa"/>
          </w:tcPr>
          <w:p w14:paraId="046125D0" w14:textId="5CA9F313" w:rsidR="00D9082D" w:rsidRPr="0091673A" w:rsidRDefault="00D9082D" w:rsidP="00BE2E94">
            <w:pPr>
              <w:jc w:val="center"/>
            </w:pPr>
            <w:r w:rsidRPr="0091673A">
              <w:t>No</w:t>
            </w:r>
          </w:p>
        </w:tc>
        <w:tc>
          <w:tcPr>
            <w:tcW w:w="1941" w:type="dxa"/>
            <w:hideMark/>
          </w:tcPr>
          <w:p w14:paraId="4C667B13" w14:textId="1E6ADB06" w:rsidR="00FC1D29" w:rsidRPr="0091673A" w:rsidRDefault="00FC1D29" w:rsidP="00BE2E94">
            <w:pPr>
              <w:spacing w:after="160" w:line="259" w:lineRule="auto"/>
              <w:jc w:val="center"/>
            </w:pPr>
            <w:r w:rsidRPr="0091673A">
              <w:t>92</w:t>
            </w:r>
          </w:p>
        </w:tc>
        <w:tc>
          <w:tcPr>
            <w:tcW w:w="2431" w:type="dxa"/>
            <w:hideMark/>
          </w:tcPr>
          <w:p w14:paraId="128C6DF5" w14:textId="77777777" w:rsidR="00FC1D29" w:rsidRPr="0091673A" w:rsidRDefault="00FC1D29" w:rsidP="004111CB">
            <w:pPr>
              <w:spacing w:after="160" w:line="259" w:lineRule="auto"/>
            </w:pPr>
            <w:r w:rsidRPr="0091673A">
              <w:t>1–60; 69–100</w:t>
            </w:r>
          </w:p>
        </w:tc>
      </w:tr>
      <w:tr w:rsidR="009023C4" w:rsidRPr="00AA7857" w14:paraId="18E50CB9" w14:textId="77777777" w:rsidTr="07E5BD22">
        <w:tc>
          <w:tcPr>
            <w:tcW w:w="2127" w:type="dxa"/>
            <w:hideMark/>
          </w:tcPr>
          <w:p w14:paraId="63CDFD3B" w14:textId="77777777" w:rsidR="00FC1D29" w:rsidRPr="0091673A" w:rsidRDefault="00FC1D29" w:rsidP="004111CB">
            <w:pPr>
              <w:spacing w:after="160" w:line="259" w:lineRule="auto"/>
            </w:pPr>
            <w:r w:rsidRPr="0091673A">
              <w:t>Hip Flexion</w:t>
            </w:r>
          </w:p>
        </w:tc>
        <w:tc>
          <w:tcPr>
            <w:tcW w:w="1417" w:type="dxa"/>
            <w:hideMark/>
          </w:tcPr>
          <w:p w14:paraId="7078A55C" w14:textId="77777777" w:rsidR="00FC1D29" w:rsidRPr="0091673A" w:rsidRDefault="00FC1D29" w:rsidP="00BE2E94">
            <w:pPr>
              <w:spacing w:after="160" w:line="259" w:lineRule="auto"/>
              <w:jc w:val="center"/>
            </w:pPr>
            <w:r w:rsidRPr="0091673A">
              <w:t>6.15</w:t>
            </w:r>
          </w:p>
        </w:tc>
        <w:tc>
          <w:tcPr>
            <w:tcW w:w="1110" w:type="dxa"/>
          </w:tcPr>
          <w:p w14:paraId="78221FD4" w14:textId="7EDF1A42" w:rsidR="00D9082D" w:rsidRPr="0091673A" w:rsidRDefault="00D9082D" w:rsidP="00BE2E94">
            <w:pPr>
              <w:jc w:val="center"/>
            </w:pPr>
            <w:r w:rsidRPr="0091673A">
              <w:t>No</w:t>
            </w:r>
          </w:p>
        </w:tc>
        <w:tc>
          <w:tcPr>
            <w:tcW w:w="1941" w:type="dxa"/>
            <w:hideMark/>
          </w:tcPr>
          <w:p w14:paraId="5F6CADF6" w14:textId="38FA5F2D" w:rsidR="00FC1D29" w:rsidRPr="0091673A" w:rsidRDefault="00FC1D29" w:rsidP="00BE2E94">
            <w:pPr>
              <w:spacing w:after="160" w:line="259" w:lineRule="auto"/>
              <w:jc w:val="center"/>
            </w:pPr>
            <w:r w:rsidRPr="0091673A">
              <w:t>71</w:t>
            </w:r>
          </w:p>
        </w:tc>
        <w:tc>
          <w:tcPr>
            <w:tcW w:w="2431" w:type="dxa"/>
            <w:hideMark/>
          </w:tcPr>
          <w:p w14:paraId="675A93CD" w14:textId="77777777" w:rsidR="00FC1D29" w:rsidRPr="0091673A" w:rsidRDefault="00FC1D29" w:rsidP="004111CB">
            <w:pPr>
              <w:spacing w:after="160" w:line="259" w:lineRule="auto"/>
            </w:pPr>
            <w:r w:rsidRPr="0091673A">
              <w:t>1–38; 54–63; 78–100</w:t>
            </w:r>
          </w:p>
        </w:tc>
      </w:tr>
      <w:tr w:rsidR="009023C4" w:rsidRPr="00AA7857" w14:paraId="39F0D300" w14:textId="77777777" w:rsidTr="07E5BD22">
        <w:tc>
          <w:tcPr>
            <w:tcW w:w="2127" w:type="dxa"/>
            <w:hideMark/>
          </w:tcPr>
          <w:p w14:paraId="714EC90F" w14:textId="77777777" w:rsidR="00FC1D29" w:rsidRPr="0091673A" w:rsidRDefault="00FC1D29" w:rsidP="004111CB">
            <w:pPr>
              <w:spacing w:after="160" w:line="259" w:lineRule="auto"/>
            </w:pPr>
            <w:r w:rsidRPr="0091673A">
              <w:t>Ankle Dorsiflexion</w:t>
            </w:r>
          </w:p>
        </w:tc>
        <w:tc>
          <w:tcPr>
            <w:tcW w:w="1417" w:type="dxa"/>
            <w:hideMark/>
          </w:tcPr>
          <w:p w14:paraId="7684440D" w14:textId="77777777" w:rsidR="00FC1D29" w:rsidRPr="0091673A" w:rsidRDefault="00FC1D29" w:rsidP="00BE2E94">
            <w:pPr>
              <w:spacing w:after="160" w:line="259" w:lineRule="auto"/>
              <w:jc w:val="center"/>
            </w:pPr>
            <w:r w:rsidRPr="0091673A">
              <w:t>5.10</w:t>
            </w:r>
          </w:p>
        </w:tc>
        <w:tc>
          <w:tcPr>
            <w:tcW w:w="1110" w:type="dxa"/>
          </w:tcPr>
          <w:p w14:paraId="0610F9C4" w14:textId="4FFF4791" w:rsidR="00D9082D" w:rsidRPr="0091673A" w:rsidRDefault="00D9082D" w:rsidP="00BE2E94">
            <w:pPr>
              <w:jc w:val="center"/>
            </w:pPr>
            <w:r w:rsidRPr="0091673A">
              <w:t>No</w:t>
            </w:r>
          </w:p>
        </w:tc>
        <w:tc>
          <w:tcPr>
            <w:tcW w:w="1941" w:type="dxa"/>
            <w:hideMark/>
          </w:tcPr>
          <w:p w14:paraId="4B338D73" w14:textId="4920B01C" w:rsidR="00FC1D29" w:rsidRPr="0091673A" w:rsidRDefault="00FC1D29" w:rsidP="00BE2E94">
            <w:pPr>
              <w:spacing w:after="160" w:line="259" w:lineRule="auto"/>
              <w:jc w:val="center"/>
            </w:pPr>
            <w:r w:rsidRPr="0091673A">
              <w:t>62</w:t>
            </w:r>
          </w:p>
        </w:tc>
        <w:tc>
          <w:tcPr>
            <w:tcW w:w="2431" w:type="dxa"/>
            <w:hideMark/>
          </w:tcPr>
          <w:p w14:paraId="13C64FD1" w14:textId="77777777" w:rsidR="00FC1D29" w:rsidRPr="0091673A" w:rsidRDefault="00FC1D29" w:rsidP="004111CB">
            <w:pPr>
              <w:spacing w:after="160" w:line="259" w:lineRule="auto"/>
            </w:pPr>
            <w:r w:rsidRPr="0091673A">
              <w:t>9–52; 69–87</w:t>
            </w:r>
          </w:p>
        </w:tc>
      </w:tr>
      <w:tr w:rsidR="009023C4" w:rsidRPr="00AA7857" w14:paraId="2B73184C" w14:textId="77777777" w:rsidTr="07E5BD22">
        <w:tc>
          <w:tcPr>
            <w:tcW w:w="2127" w:type="dxa"/>
            <w:hideMark/>
          </w:tcPr>
          <w:p w14:paraId="66DB8B2D" w14:textId="77777777" w:rsidR="00FC1D29" w:rsidRPr="0091673A" w:rsidRDefault="00FC1D29" w:rsidP="004111CB">
            <w:pPr>
              <w:spacing w:after="160" w:line="259" w:lineRule="auto"/>
            </w:pPr>
            <w:r w:rsidRPr="0091673A">
              <w:t>Hip Rotation</w:t>
            </w:r>
          </w:p>
        </w:tc>
        <w:tc>
          <w:tcPr>
            <w:tcW w:w="1417" w:type="dxa"/>
            <w:hideMark/>
          </w:tcPr>
          <w:p w14:paraId="0F7737EF" w14:textId="77777777" w:rsidR="00FC1D29" w:rsidRPr="0091673A" w:rsidRDefault="00FC1D29" w:rsidP="00BE2E94">
            <w:pPr>
              <w:spacing w:after="160" w:line="259" w:lineRule="auto"/>
              <w:jc w:val="center"/>
            </w:pPr>
            <w:r w:rsidRPr="0091673A">
              <w:t>7.54</w:t>
            </w:r>
          </w:p>
        </w:tc>
        <w:tc>
          <w:tcPr>
            <w:tcW w:w="1110" w:type="dxa"/>
          </w:tcPr>
          <w:p w14:paraId="6C9E0513" w14:textId="0F696D9B" w:rsidR="00D9082D" w:rsidRPr="0091673A" w:rsidRDefault="00D9082D" w:rsidP="00BE2E94">
            <w:pPr>
              <w:jc w:val="center"/>
            </w:pPr>
            <w:r w:rsidRPr="0091673A">
              <w:t>No</w:t>
            </w:r>
          </w:p>
        </w:tc>
        <w:tc>
          <w:tcPr>
            <w:tcW w:w="1941" w:type="dxa"/>
            <w:hideMark/>
          </w:tcPr>
          <w:p w14:paraId="6BA98597" w14:textId="30EC1994" w:rsidR="00FC1D29" w:rsidRPr="0091673A" w:rsidRDefault="00FC1D29" w:rsidP="00BE2E94">
            <w:pPr>
              <w:spacing w:after="160" w:line="259" w:lineRule="auto"/>
              <w:jc w:val="center"/>
            </w:pPr>
            <w:r w:rsidRPr="0091673A">
              <w:t>59</w:t>
            </w:r>
          </w:p>
        </w:tc>
        <w:tc>
          <w:tcPr>
            <w:tcW w:w="2431" w:type="dxa"/>
            <w:hideMark/>
          </w:tcPr>
          <w:p w14:paraId="6176F3C8" w14:textId="77777777" w:rsidR="00FC1D29" w:rsidRPr="0091673A" w:rsidRDefault="00FC1D29" w:rsidP="004111CB">
            <w:pPr>
              <w:spacing w:after="160" w:line="259" w:lineRule="auto"/>
            </w:pPr>
            <w:r w:rsidRPr="0091673A">
              <w:t>14–33; 54–93</w:t>
            </w:r>
          </w:p>
        </w:tc>
      </w:tr>
      <w:tr w:rsidR="009023C4" w:rsidRPr="00AA7857" w14:paraId="18D80EF8" w14:textId="77777777" w:rsidTr="07E5BD22">
        <w:tc>
          <w:tcPr>
            <w:tcW w:w="2127" w:type="dxa"/>
            <w:hideMark/>
          </w:tcPr>
          <w:p w14:paraId="7977F0E0" w14:textId="77777777" w:rsidR="00FC1D29" w:rsidRPr="0091673A" w:rsidRDefault="00FC1D29" w:rsidP="004111CB">
            <w:pPr>
              <w:spacing w:after="160" w:line="259" w:lineRule="auto"/>
            </w:pPr>
            <w:r w:rsidRPr="0091673A">
              <w:t>Knee Varus</w:t>
            </w:r>
          </w:p>
        </w:tc>
        <w:tc>
          <w:tcPr>
            <w:tcW w:w="1417" w:type="dxa"/>
            <w:hideMark/>
          </w:tcPr>
          <w:p w14:paraId="0960B657" w14:textId="77777777" w:rsidR="00FC1D29" w:rsidRPr="0091673A" w:rsidRDefault="00FC1D29" w:rsidP="00BE2E94">
            <w:pPr>
              <w:spacing w:after="160" w:line="259" w:lineRule="auto"/>
              <w:jc w:val="center"/>
            </w:pPr>
            <w:r w:rsidRPr="0091673A">
              <w:t>3.99</w:t>
            </w:r>
          </w:p>
        </w:tc>
        <w:tc>
          <w:tcPr>
            <w:tcW w:w="1110" w:type="dxa"/>
          </w:tcPr>
          <w:p w14:paraId="3283DC61" w14:textId="5A9E844F" w:rsidR="00D9082D" w:rsidRPr="0091673A" w:rsidRDefault="00D9082D" w:rsidP="00BE2E94">
            <w:pPr>
              <w:jc w:val="center"/>
            </w:pPr>
            <w:r w:rsidRPr="0091673A">
              <w:t>No</w:t>
            </w:r>
          </w:p>
        </w:tc>
        <w:tc>
          <w:tcPr>
            <w:tcW w:w="1941" w:type="dxa"/>
            <w:hideMark/>
          </w:tcPr>
          <w:p w14:paraId="5E3FEFE9" w14:textId="47C382F5" w:rsidR="00FC1D29" w:rsidRPr="0091673A" w:rsidRDefault="00FC1D29" w:rsidP="00BE2E94">
            <w:pPr>
              <w:spacing w:after="160" w:line="259" w:lineRule="auto"/>
              <w:jc w:val="center"/>
            </w:pPr>
            <w:r w:rsidRPr="0091673A">
              <w:t>57</w:t>
            </w:r>
          </w:p>
        </w:tc>
        <w:tc>
          <w:tcPr>
            <w:tcW w:w="2431" w:type="dxa"/>
            <w:hideMark/>
          </w:tcPr>
          <w:p w14:paraId="55E3A259" w14:textId="77777777" w:rsidR="00FC1D29" w:rsidRPr="0091673A" w:rsidRDefault="00FC1D29" w:rsidP="004111CB">
            <w:pPr>
              <w:spacing w:after="160" w:line="259" w:lineRule="auto"/>
            </w:pPr>
            <w:r w:rsidRPr="0091673A">
              <w:t>15–59; 83–86; 89–97</w:t>
            </w:r>
          </w:p>
        </w:tc>
      </w:tr>
      <w:tr w:rsidR="009023C4" w:rsidRPr="00AA7857" w14:paraId="344E69C1" w14:textId="77777777" w:rsidTr="07E5BD22">
        <w:tc>
          <w:tcPr>
            <w:tcW w:w="2127" w:type="dxa"/>
            <w:hideMark/>
          </w:tcPr>
          <w:p w14:paraId="33C30361" w14:textId="77777777" w:rsidR="00FC1D29" w:rsidRPr="0091673A" w:rsidRDefault="00FC1D29" w:rsidP="004111CB">
            <w:pPr>
              <w:spacing w:after="160" w:line="259" w:lineRule="auto"/>
            </w:pPr>
            <w:r w:rsidRPr="0091673A">
              <w:t>Pelvis Anterior Tilt</w:t>
            </w:r>
          </w:p>
        </w:tc>
        <w:tc>
          <w:tcPr>
            <w:tcW w:w="1417" w:type="dxa"/>
            <w:hideMark/>
          </w:tcPr>
          <w:p w14:paraId="5B657E6C" w14:textId="77777777" w:rsidR="00FC1D29" w:rsidRPr="0091673A" w:rsidRDefault="00FC1D29" w:rsidP="00BE2E94">
            <w:pPr>
              <w:spacing w:after="160" w:line="259" w:lineRule="auto"/>
              <w:jc w:val="center"/>
            </w:pPr>
            <w:r w:rsidRPr="0091673A">
              <w:t>4.07</w:t>
            </w:r>
          </w:p>
        </w:tc>
        <w:tc>
          <w:tcPr>
            <w:tcW w:w="1110" w:type="dxa"/>
          </w:tcPr>
          <w:p w14:paraId="7A8EAD62" w14:textId="0E46C2F6" w:rsidR="00D9082D" w:rsidRPr="0091673A" w:rsidRDefault="00D9082D" w:rsidP="00BE2E94">
            <w:pPr>
              <w:jc w:val="center"/>
            </w:pPr>
            <w:r w:rsidRPr="0091673A">
              <w:t>No</w:t>
            </w:r>
          </w:p>
        </w:tc>
        <w:tc>
          <w:tcPr>
            <w:tcW w:w="1941" w:type="dxa"/>
            <w:hideMark/>
          </w:tcPr>
          <w:p w14:paraId="5FAFDB6F" w14:textId="1D024145" w:rsidR="00FC1D29" w:rsidRPr="0091673A" w:rsidRDefault="00FC1D29" w:rsidP="00BE2E94">
            <w:pPr>
              <w:spacing w:after="160" w:line="259" w:lineRule="auto"/>
              <w:jc w:val="center"/>
            </w:pPr>
            <w:r w:rsidRPr="0091673A">
              <w:t>47</w:t>
            </w:r>
          </w:p>
        </w:tc>
        <w:tc>
          <w:tcPr>
            <w:tcW w:w="2431" w:type="dxa"/>
            <w:hideMark/>
          </w:tcPr>
          <w:p w14:paraId="7882283B" w14:textId="77777777" w:rsidR="00FC1D29" w:rsidRPr="0091673A" w:rsidRDefault="00FC1D29" w:rsidP="004111CB">
            <w:pPr>
              <w:spacing w:after="160" w:line="259" w:lineRule="auto"/>
            </w:pPr>
            <w:r w:rsidRPr="0091673A">
              <w:t>9–28; 58–84</w:t>
            </w:r>
          </w:p>
        </w:tc>
      </w:tr>
      <w:tr w:rsidR="009023C4" w:rsidRPr="00AA7857" w14:paraId="772209E2" w14:textId="77777777" w:rsidTr="07E5BD22">
        <w:tc>
          <w:tcPr>
            <w:tcW w:w="2127" w:type="dxa"/>
            <w:hideMark/>
          </w:tcPr>
          <w:p w14:paraId="3F3BD094" w14:textId="77777777" w:rsidR="00FC1D29" w:rsidRPr="0091673A" w:rsidRDefault="00FC1D29" w:rsidP="004111CB">
            <w:pPr>
              <w:spacing w:after="160" w:line="259" w:lineRule="auto"/>
            </w:pPr>
            <w:r w:rsidRPr="0091673A">
              <w:t>Pelvis Obliquity</w:t>
            </w:r>
          </w:p>
        </w:tc>
        <w:tc>
          <w:tcPr>
            <w:tcW w:w="1417" w:type="dxa"/>
            <w:hideMark/>
          </w:tcPr>
          <w:p w14:paraId="74BD91D5" w14:textId="77777777" w:rsidR="00FC1D29" w:rsidRPr="0091673A" w:rsidRDefault="00FC1D29" w:rsidP="00BE2E94">
            <w:pPr>
              <w:spacing w:after="160" w:line="259" w:lineRule="auto"/>
              <w:jc w:val="center"/>
            </w:pPr>
            <w:r w:rsidRPr="0091673A">
              <w:t>1.94</w:t>
            </w:r>
          </w:p>
        </w:tc>
        <w:tc>
          <w:tcPr>
            <w:tcW w:w="1110" w:type="dxa"/>
          </w:tcPr>
          <w:p w14:paraId="5815A2F5" w14:textId="4BB21F4C" w:rsidR="00D9082D" w:rsidRPr="0091673A" w:rsidRDefault="00D9082D" w:rsidP="00BE2E94">
            <w:pPr>
              <w:jc w:val="center"/>
            </w:pPr>
            <w:r w:rsidRPr="0091673A">
              <w:t>No</w:t>
            </w:r>
          </w:p>
        </w:tc>
        <w:tc>
          <w:tcPr>
            <w:tcW w:w="1941" w:type="dxa"/>
            <w:hideMark/>
          </w:tcPr>
          <w:p w14:paraId="279090F1" w14:textId="4AAC8921" w:rsidR="00FC1D29" w:rsidRPr="0091673A" w:rsidRDefault="00FC1D29" w:rsidP="00BE2E94">
            <w:pPr>
              <w:spacing w:after="160" w:line="259" w:lineRule="auto"/>
              <w:jc w:val="center"/>
            </w:pPr>
            <w:r w:rsidRPr="0091673A">
              <w:t>32</w:t>
            </w:r>
          </w:p>
        </w:tc>
        <w:tc>
          <w:tcPr>
            <w:tcW w:w="2431" w:type="dxa"/>
            <w:hideMark/>
          </w:tcPr>
          <w:p w14:paraId="70152B10" w14:textId="77777777" w:rsidR="00FC1D29" w:rsidRPr="0091673A" w:rsidRDefault="00FC1D29" w:rsidP="004111CB">
            <w:pPr>
              <w:spacing w:after="160" w:line="259" w:lineRule="auto"/>
            </w:pPr>
            <w:r w:rsidRPr="0091673A">
              <w:t>30–37; 59–82</w:t>
            </w:r>
          </w:p>
        </w:tc>
      </w:tr>
      <w:tr w:rsidR="009023C4" w:rsidRPr="00AA7857" w14:paraId="32305199" w14:textId="77777777" w:rsidTr="07E5BD22">
        <w:tc>
          <w:tcPr>
            <w:tcW w:w="2127" w:type="dxa"/>
            <w:hideMark/>
          </w:tcPr>
          <w:p w14:paraId="077EB740" w14:textId="77777777" w:rsidR="00FC1D29" w:rsidRPr="00AA7857" w:rsidRDefault="00FC1D29" w:rsidP="004111CB">
            <w:pPr>
              <w:spacing w:after="160" w:line="259" w:lineRule="auto"/>
            </w:pPr>
            <w:r w:rsidRPr="00AA7857">
              <w:t>Hip Adduction</w:t>
            </w:r>
          </w:p>
        </w:tc>
        <w:tc>
          <w:tcPr>
            <w:tcW w:w="1417" w:type="dxa"/>
            <w:hideMark/>
          </w:tcPr>
          <w:p w14:paraId="2348D503" w14:textId="77777777" w:rsidR="00FC1D29" w:rsidRPr="00AA7857" w:rsidRDefault="00FC1D29" w:rsidP="00BE2E94">
            <w:pPr>
              <w:spacing w:after="160" w:line="259" w:lineRule="auto"/>
              <w:jc w:val="center"/>
            </w:pPr>
            <w:r w:rsidRPr="00AA7857">
              <w:t>3.16</w:t>
            </w:r>
          </w:p>
        </w:tc>
        <w:tc>
          <w:tcPr>
            <w:tcW w:w="1110" w:type="dxa"/>
          </w:tcPr>
          <w:p w14:paraId="5FC06F12" w14:textId="0B678ED7" w:rsidR="00D9082D" w:rsidRPr="00FC5B62" w:rsidRDefault="00D9082D" w:rsidP="00BE2E94">
            <w:pPr>
              <w:jc w:val="center"/>
            </w:pPr>
            <w:r w:rsidRPr="00FC5B62">
              <w:t>No</w:t>
            </w:r>
          </w:p>
        </w:tc>
        <w:tc>
          <w:tcPr>
            <w:tcW w:w="1941" w:type="dxa"/>
            <w:hideMark/>
          </w:tcPr>
          <w:p w14:paraId="3C20A7DC" w14:textId="549E80CF" w:rsidR="00FC1D29" w:rsidRPr="00AA7857" w:rsidRDefault="00FC1D29" w:rsidP="00BE2E94">
            <w:pPr>
              <w:spacing w:after="160" w:line="259" w:lineRule="auto"/>
              <w:jc w:val="center"/>
            </w:pPr>
            <w:r w:rsidRPr="00FC5B62">
              <w:t>20</w:t>
            </w:r>
          </w:p>
        </w:tc>
        <w:tc>
          <w:tcPr>
            <w:tcW w:w="2431" w:type="dxa"/>
            <w:hideMark/>
          </w:tcPr>
          <w:p w14:paraId="4BD47F9C" w14:textId="77777777" w:rsidR="00FC1D29" w:rsidRPr="00AA7857" w:rsidRDefault="00FC1D29" w:rsidP="004111CB">
            <w:pPr>
              <w:spacing w:after="160" w:line="259" w:lineRule="auto"/>
            </w:pPr>
            <w:r w:rsidRPr="00AA7857">
              <w:t>35–45; 53–61</w:t>
            </w:r>
          </w:p>
        </w:tc>
      </w:tr>
      <w:tr w:rsidR="009023C4" w:rsidRPr="00AA7857" w14:paraId="36C7A575" w14:textId="77777777" w:rsidTr="07E5BD22">
        <w:tc>
          <w:tcPr>
            <w:tcW w:w="2127" w:type="dxa"/>
            <w:hideMark/>
          </w:tcPr>
          <w:p w14:paraId="02B730D4" w14:textId="77777777" w:rsidR="00FC1D29" w:rsidRPr="00AA7857" w:rsidRDefault="00FC1D29" w:rsidP="004111CB">
            <w:pPr>
              <w:spacing w:after="160" w:line="259" w:lineRule="auto"/>
            </w:pPr>
            <w:r w:rsidRPr="00AA7857">
              <w:t>Ankle Inversion</w:t>
            </w:r>
          </w:p>
        </w:tc>
        <w:tc>
          <w:tcPr>
            <w:tcW w:w="1417" w:type="dxa"/>
            <w:hideMark/>
          </w:tcPr>
          <w:p w14:paraId="48D8EB1D" w14:textId="77777777" w:rsidR="00FC1D29" w:rsidRPr="00AA7857" w:rsidRDefault="00FC1D29" w:rsidP="00BE2E94">
            <w:pPr>
              <w:spacing w:after="160" w:line="259" w:lineRule="auto"/>
              <w:jc w:val="center"/>
            </w:pPr>
            <w:r w:rsidRPr="00AA7857">
              <w:t>5.55</w:t>
            </w:r>
          </w:p>
        </w:tc>
        <w:tc>
          <w:tcPr>
            <w:tcW w:w="1110" w:type="dxa"/>
          </w:tcPr>
          <w:p w14:paraId="1355D4B3" w14:textId="1EDF749F" w:rsidR="00D9082D" w:rsidRPr="00FC5B62" w:rsidRDefault="00D9082D" w:rsidP="00BE2E94">
            <w:pPr>
              <w:jc w:val="center"/>
            </w:pPr>
            <w:r w:rsidRPr="00FC5B62">
              <w:t>No</w:t>
            </w:r>
          </w:p>
        </w:tc>
        <w:tc>
          <w:tcPr>
            <w:tcW w:w="1941" w:type="dxa"/>
            <w:hideMark/>
          </w:tcPr>
          <w:p w14:paraId="44C096EC" w14:textId="0E37F244" w:rsidR="00FC1D29" w:rsidRPr="00AA7857" w:rsidRDefault="00FC1D29" w:rsidP="00BE2E94">
            <w:pPr>
              <w:spacing w:after="160" w:line="259" w:lineRule="auto"/>
              <w:jc w:val="center"/>
            </w:pPr>
            <w:r w:rsidRPr="00FC5B62">
              <w:t>9</w:t>
            </w:r>
          </w:p>
        </w:tc>
        <w:tc>
          <w:tcPr>
            <w:tcW w:w="2431" w:type="dxa"/>
            <w:hideMark/>
          </w:tcPr>
          <w:p w14:paraId="2B6AAEFB" w14:textId="77777777" w:rsidR="00FC1D29" w:rsidRPr="00AA7857" w:rsidRDefault="00FC1D29" w:rsidP="004111CB">
            <w:pPr>
              <w:spacing w:after="160" w:line="259" w:lineRule="auto"/>
            </w:pPr>
            <w:r w:rsidRPr="00AA7857">
              <w:t>81–89</w:t>
            </w:r>
          </w:p>
        </w:tc>
      </w:tr>
      <w:tr w:rsidR="009023C4" w:rsidRPr="00AA7857" w14:paraId="470605F4" w14:textId="77777777" w:rsidTr="07E5BD22">
        <w:tc>
          <w:tcPr>
            <w:tcW w:w="2127" w:type="dxa"/>
            <w:hideMark/>
          </w:tcPr>
          <w:p w14:paraId="24233DEA" w14:textId="77777777" w:rsidR="00FC1D29" w:rsidRPr="00AA7857" w:rsidRDefault="00FC1D29" w:rsidP="004111CB">
            <w:pPr>
              <w:spacing w:after="160" w:line="259" w:lineRule="auto"/>
            </w:pPr>
            <w:r w:rsidRPr="00AA7857">
              <w:t>Ankle Rotation</w:t>
            </w:r>
          </w:p>
        </w:tc>
        <w:tc>
          <w:tcPr>
            <w:tcW w:w="1417" w:type="dxa"/>
            <w:hideMark/>
          </w:tcPr>
          <w:p w14:paraId="770B0DA0" w14:textId="77777777" w:rsidR="00FC1D29" w:rsidRPr="00AA7857" w:rsidRDefault="00FC1D29" w:rsidP="00BE2E94">
            <w:pPr>
              <w:spacing w:after="160" w:line="259" w:lineRule="auto"/>
              <w:jc w:val="center"/>
            </w:pPr>
            <w:r w:rsidRPr="00AA7857">
              <w:t>4.17</w:t>
            </w:r>
          </w:p>
        </w:tc>
        <w:tc>
          <w:tcPr>
            <w:tcW w:w="1110" w:type="dxa"/>
          </w:tcPr>
          <w:p w14:paraId="5CBF555B" w14:textId="7D89B92C" w:rsidR="00D9082D" w:rsidRPr="00FC5B62" w:rsidRDefault="00D9082D" w:rsidP="00BE2E94">
            <w:pPr>
              <w:jc w:val="center"/>
            </w:pPr>
            <w:r w:rsidRPr="00FC5B62">
              <w:t>No</w:t>
            </w:r>
          </w:p>
        </w:tc>
        <w:tc>
          <w:tcPr>
            <w:tcW w:w="1941" w:type="dxa"/>
            <w:hideMark/>
          </w:tcPr>
          <w:p w14:paraId="7E16A83C" w14:textId="76C77423" w:rsidR="00FC1D29" w:rsidRPr="00AA7857" w:rsidRDefault="00FC1D29" w:rsidP="00BE2E94">
            <w:pPr>
              <w:spacing w:after="160" w:line="259" w:lineRule="auto"/>
              <w:jc w:val="center"/>
            </w:pPr>
            <w:r w:rsidRPr="00FC5B62">
              <w:t>9</w:t>
            </w:r>
          </w:p>
        </w:tc>
        <w:tc>
          <w:tcPr>
            <w:tcW w:w="2431" w:type="dxa"/>
            <w:hideMark/>
          </w:tcPr>
          <w:p w14:paraId="46410267" w14:textId="77777777" w:rsidR="00FC1D29" w:rsidRPr="00AA7857" w:rsidRDefault="00FC1D29" w:rsidP="004111CB">
            <w:pPr>
              <w:spacing w:after="160" w:line="259" w:lineRule="auto"/>
            </w:pPr>
            <w:r w:rsidRPr="00AA7857">
              <w:t>15–23</w:t>
            </w:r>
          </w:p>
        </w:tc>
      </w:tr>
      <w:tr w:rsidR="009023C4" w:rsidRPr="00AA7857" w14:paraId="2F8ED9BD" w14:textId="77777777" w:rsidTr="07E5BD22">
        <w:tc>
          <w:tcPr>
            <w:tcW w:w="2127" w:type="dxa"/>
            <w:tcBorders>
              <w:bottom w:val="single" w:sz="4" w:space="0" w:color="auto"/>
            </w:tcBorders>
            <w:hideMark/>
          </w:tcPr>
          <w:p w14:paraId="4D1F47FE" w14:textId="77777777" w:rsidR="00FC1D29" w:rsidRPr="00AA7857" w:rsidRDefault="00FC1D29" w:rsidP="004111CB">
            <w:pPr>
              <w:spacing w:after="160" w:line="259" w:lineRule="auto"/>
            </w:pPr>
            <w:r w:rsidRPr="00AA7857">
              <w:t>Foot Progression</w:t>
            </w:r>
          </w:p>
        </w:tc>
        <w:tc>
          <w:tcPr>
            <w:tcW w:w="1417" w:type="dxa"/>
            <w:tcBorders>
              <w:bottom w:val="single" w:sz="4" w:space="0" w:color="auto"/>
            </w:tcBorders>
            <w:hideMark/>
          </w:tcPr>
          <w:p w14:paraId="4419B9C2" w14:textId="77777777" w:rsidR="00FC1D29" w:rsidRPr="00AA7857" w:rsidRDefault="00FC1D29" w:rsidP="00BE2E94">
            <w:pPr>
              <w:spacing w:after="160" w:line="259" w:lineRule="auto"/>
              <w:jc w:val="center"/>
            </w:pPr>
            <w:r w:rsidRPr="00AA7857">
              <w:t>5.00</w:t>
            </w:r>
          </w:p>
        </w:tc>
        <w:tc>
          <w:tcPr>
            <w:tcW w:w="1110" w:type="dxa"/>
            <w:tcBorders>
              <w:bottom w:val="single" w:sz="4" w:space="0" w:color="auto"/>
            </w:tcBorders>
          </w:tcPr>
          <w:p w14:paraId="048857C5" w14:textId="2791BCC7" w:rsidR="00D9082D" w:rsidRPr="00FC5B62" w:rsidRDefault="00D9082D" w:rsidP="00BE2E94">
            <w:pPr>
              <w:jc w:val="center"/>
            </w:pPr>
            <w:r w:rsidRPr="00FC5B62">
              <w:t>No</w:t>
            </w:r>
          </w:p>
        </w:tc>
        <w:tc>
          <w:tcPr>
            <w:tcW w:w="1941" w:type="dxa"/>
            <w:tcBorders>
              <w:bottom w:val="single" w:sz="4" w:space="0" w:color="auto"/>
            </w:tcBorders>
            <w:hideMark/>
          </w:tcPr>
          <w:p w14:paraId="29F82331" w14:textId="61EE0D7D" w:rsidR="00FC1D29" w:rsidRPr="00AA7857" w:rsidRDefault="00FC1D29" w:rsidP="00BE2E94">
            <w:pPr>
              <w:spacing w:after="160" w:line="259" w:lineRule="auto"/>
              <w:jc w:val="center"/>
            </w:pPr>
            <w:r w:rsidRPr="00FC5B62">
              <w:t>0</w:t>
            </w:r>
          </w:p>
        </w:tc>
        <w:tc>
          <w:tcPr>
            <w:tcW w:w="2431" w:type="dxa"/>
            <w:tcBorders>
              <w:bottom w:val="single" w:sz="4" w:space="0" w:color="auto"/>
            </w:tcBorders>
            <w:hideMark/>
          </w:tcPr>
          <w:p w14:paraId="2F6ACEDE" w14:textId="77777777" w:rsidR="00FC1D29" w:rsidRPr="00AA7857" w:rsidRDefault="00FC1D29" w:rsidP="004111CB">
            <w:pPr>
              <w:keepNext/>
              <w:spacing w:after="160" w:line="259" w:lineRule="auto"/>
            </w:pPr>
            <w:r w:rsidRPr="00AA7857">
              <w:t>–</w:t>
            </w:r>
          </w:p>
        </w:tc>
      </w:tr>
    </w:tbl>
    <w:p w14:paraId="2A8758F9" w14:textId="1F7884F1" w:rsidR="005E6891" w:rsidRDefault="005E6891"/>
    <w:p w14:paraId="3C5F701F" w14:textId="1AFA2C6F" w:rsidR="0074051E" w:rsidRDefault="00BB28C0">
      <w:r w:rsidRPr="00E1677A">
        <w:rPr>
          <w:highlight w:val="yellow"/>
        </w:rPr>
        <w:t>**add horsak bench threshold</w:t>
      </w:r>
      <w:r w:rsidR="00275331" w:rsidRPr="00E1677A">
        <w:rPr>
          <w:highlight w:val="yellow"/>
        </w:rPr>
        <w:t xml:space="preserve">- in discussion </w:t>
      </w:r>
      <w:r w:rsidR="007B74B5" w:rsidRPr="00E1677A">
        <w:rPr>
          <w:highlight w:val="yellow"/>
        </w:rPr>
        <w:t>– comment on difference between ML and MB MDC</w:t>
      </w:r>
      <w:r w:rsidR="00747C79" w:rsidRPr="00E1677A">
        <w:rPr>
          <w:highlight w:val="yellow"/>
        </w:rPr>
        <w:t xml:space="preserve"> in discussion</w:t>
      </w:r>
    </w:p>
    <w:p w14:paraId="257F1FFE" w14:textId="77777777" w:rsidR="00D10BE0" w:rsidRDefault="00D10BE0"/>
    <w:p w14:paraId="2189E429" w14:textId="77777777" w:rsidR="00B30C0B" w:rsidRDefault="00B30C0B"/>
    <w:p w14:paraId="571F5B0C" w14:textId="045F097A" w:rsidR="009B6FC1" w:rsidRPr="006D198A" w:rsidRDefault="00490C5A" w:rsidP="008704B3">
      <w:pPr>
        <w:rPr>
          <w:rFonts w:ascii="Arial" w:hAnsi="Arial" w:cs="Arial"/>
          <w:b/>
          <w:bCs/>
          <w:lang w:val="en-US"/>
        </w:rPr>
      </w:pPr>
      <w:r>
        <w:rPr>
          <w:rFonts w:ascii="Arial" w:hAnsi="Arial" w:cs="Arial"/>
          <w:b/>
          <w:bCs/>
          <w:lang w:val="en-US"/>
        </w:rPr>
        <w:br w:type="page"/>
      </w:r>
      <w:r w:rsidR="00FE052B" w:rsidRPr="006D198A">
        <w:rPr>
          <w:rFonts w:ascii="Arial" w:hAnsi="Arial" w:cs="Arial"/>
          <w:b/>
          <w:bCs/>
          <w:lang w:val="en-US"/>
        </w:rPr>
        <w:lastRenderedPageBreak/>
        <w:t>Discussion</w:t>
      </w:r>
    </w:p>
    <w:p w14:paraId="09F549FE" w14:textId="7C0F48D0" w:rsidR="005F4862" w:rsidRDefault="006F4547" w:rsidP="003748F3">
      <w:pPr>
        <w:jc w:val="both"/>
        <w:rPr>
          <w:rFonts w:ascii="Arial" w:hAnsi="Arial" w:cs="Arial"/>
        </w:rPr>
      </w:pPr>
      <w:r w:rsidRPr="006D198A">
        <w:rPr>
          <w:rFonts w:ascii="Arial" w:hAnsi="Arial" w:cs="Arial"/>
        </w:rPr>
        <w:t xml:space="preserve">The purpose of this study was to assess whether the Theia3D markerless system could provide </w:t>
      </w:r>
      <w:r w:rsidR="009C0486">
        <w:rPr>
          <w:rFonts w:ascii="Arial" w:hAnsi="Arial" w:cs="Arial"/>
        </w:rPr>
        <w:t>equivalent</w:t>
      </w:r>
      <w:r w:rsidR="00B373FD" w:rsidRPr="006D198A">
        <w:rPr>
          <w:rFonts w:ascii="Arial" w:hAnsi="Arial" w:cs="Arial"/>
        </w:rPr>
        <w:t xml:space="preserve"> kinematic</w:t>
      </w:r>
      <w:r w:rsidRPr="006D198A">
        <w:rPr>
          <w:rFonts w:ascii="Arial" w:hAnsi="Arial" w:cs="Arial"/>
        </w:rPr>
        <w:t xml:space="preserve"> results to those from marker-based motion capture</w:t>
      </w:r>
      <w:r w:rsidR="001F3C7B" w:rsidRPr="006D198A">
        <w:rPr>
          <w:rFonts w:ascii="Arial" w:hAnsi="Arial" w:cs="Arial"/>
        </w:rPr>
        <w:t xml:space="preserve"> </w:t>
      </w:r>
      <w:r w:rsidR="001F3C7B" w:rsidRPr="006D198A">
        <w:rPr>
          <w:rFonts w:ascii="Arial" w:hAnsi="Arial" w:cs="Arial"/>
          <w:lang w:val="en-US"/>
        </w:rPr>
        <w:t>in health</w:t>
      </w:r>
      <w:r w:rsidR="009C0486">
        <w:rPr>
          <w:rFonts w:ascii="Arial" w:hAnsi="Arial" w:cs="Arial"/>
          <w:lang w:val="en-US"/>
        </w:rPr>
        <w:t>y</w:t>
      </w:r>
      <w:r w:rsidR="001F3C7B" w:rsidRPr="006D198A">
        <w:rPr>
          <w:rFonts w:ascii="Arial" w:hAnsi="Arial" w:cs="Arial"/>
          <w:lang w:val="en-US"/>
        </w:rPr>
        <w:t xml:space="preserve"> adult gait.</w:t>
      </w:r>
      <w:r w:rsidR="008D5569">
        <w:rPr>
          <w:rFonts w:ascii="Arial" w:hAnsi="Arial" w:cs="Arial"/>
          <w:lang w:val="en-US"/>
        </w:rPr>
        <w:t xml:space="preserve"> </w:t>
      </w:r>
      <w:r w:rsidR="009C704D">
        <w:rPr>
          <w:rFonts w:ascii="Arial" w:hAnsi="Arial" w:cs="Arial"/>
        </w:rPr>
        <w:t>Visually</w:t>
      </w:r>
      <w:r w:rsidR="007E5132">
        <w:rPr>
          <w:rFonts w:ascii="Arial" w:hAnsi="Arial" w:cs="Arial"/>
        </w:rPr>
        <w:t>,</w:t>
      </w:r>
      <w:r w:rsidR="009C704D">
        <w:rPr>
          <w:rFonts w:ascii="Arial" w:hAnsi="Arial" w:cs="Arial"/>
        </w:rPr>
        <w:t xml:space="preserve"> waveform comparisons demonstrated </w:t>
      </w:r>
      <w:r w:rsidR="003D2EC7">
        <w:rPr>
          <w:rFonts w:ascii="Arial" w:hAnsi="Arial" w:cs="Arial"/>
        </w:rPr>
        <w:t xml:space="preserve">qualitative </w:t>
      </w:r>
      <w:r w:rsidR="009C704D">
        <w:rPr>
          <w:rFonts w:ascii="Arial" w:hAnsi="Arial" w:cs="Arial"/>
        </w:rPr>
        <w:t>similar</w:t>
      </w:r>
      <w:r w:rsidR="003D2EC7">
        <w:rPr>
          <w:rFonts w:ascii="Arial" w:hAnsi="Arial" w:cs="Arial"/>
        </w:rPr>
        <w:t>ity</w:t>
      </w:r>
      <w:r w:rsidR="009C704D">
        <w:rPr>
          <w:rFonts w:ascii="Arial" w:hAnsi="Arial" w:cs="Arial"/>
        </w:rPr>
        <w:t xml:space="preserve"> between both systems across most joints and plane</w:t>
      </w:r>
      <w:r w:rsidR="003D2EC7">
        <w:rPr>
          <w:rFonts w:ascii="Arial" w:hAnsi="Arial" w:cs="Arial"/>
        </w:rPr>
        <w:t>s</w:t>
      </w:r>
      <w:r w:rsidR="009C704D">
        <w:rPr>
          <w:rFonts w:ascii="Arial" w:hAnsi="Arial" w:cs="Arial"/>
        </w:rPr>
        <w:t>.</w:t>
      </w:r>
      <w:r w:rsidR="009C704D" w:rsidRPr="009C704D">
        <w:rPr>
          <w:rFonts w:ascii="Arial" w:hAnsi="Arial" w:cs="Arial"/>
        </w:rPr>
        <w:t xml:space="preserve"> </w:t>
      </w:r>
      <w:r w:rsidR="009C704D">
        <w:rPr>
          <w:rFonts w:ascii="Arial" w:hAnsi="Arial" w:cs="Arial"/>
        </w:rPr>
        <w:t xml:space="preserve">Equivalence tests </w:t>
      </w:r>
      <w:r w:rsidR="006139D1">
        <w:rPr>
          <w:rFonts w:ascii="Arial" w:hAnsi="Arial" w:cs="Arial"/>
        </w:rPr>
        <w:t xml:space="preserve">however </w:t>
      </w:r>
      <w:r w:rsidR="009C704D">
        <w:rPr>
          <w:rFonts w:ascii="Arial" w:hAnsi="Arial" w:cs="Arial"/>
        </w:rPr>
        <w:t xml:space="preserve">identified that no </w:t>
      </w:r>
      <w:r w:rsidR="007E0E00">
        <w:rPr>
          <w:rFonts w:ascii="Arial" w:hAnsi="Arial" w:cs="Arial"/>
        </w:rPr>
        <w:t xml:space="preserve">waveforms were entirely equivalent </w:t>
      </w:r>
      <w:r w:rsidR="006139D1">
        <w:rPr>
          <w:rFonts w:ascii="Arial" w:hAnsi="Arial" w:cs="Arial"/>
        </w:rPr>
        <w:t xml:space="preserve">throughout the gait cycle </w:t>
      </w:r>
      <w:r w:rsidR="007E0E00">
        <w:rPr>
          <w:rFonts w:ascii="Arial" w:hAnsi="Arial" w:cs="Arial"/>
        </w:rPr>
        <w:t>between systems</w:t>
      </w:r>
      <w:r w:rsidR="006139D1">
        <w:rPr>
          <w:rFonts w:ascii="Arial" w:hAnsi="Arial" w:cs="Arial"/>
        </w:rPr>
        <w:t xml:space="preserve">, though some had </w:t>
      </w:r>
      <w:r w:rsidR="00096484">
        <w:rPr>
          <w:rFonts w:ascii="Arial" w:hAnsi="Arial" w:cs="Arial"/>
        </w:rPr>
        <w:t xml:space="preserve">substantial </w:t>
      </w:r>
      <w:r w:rsidR="00150415">
        <w:rPr>
          <w:rFonts w:ascii="Arial" w:hAnsi="Arial" w:cs="Arial"/>
        </w:rPr>
        <w:t>periods of equivalence.</w:t>
      </w:r>
      <w:r w:rsidR="008D5569">
        <w:rPr>
          <w:rFonts w:ascii="Arial" w:hAnsi="Arial" w:cs="Arial"/>
        </w:rPr>
        <w:t xml:space="preserve"> </w:t>
      </w:r>
      <w:r w:rsidR="00C30F61">
        <w:rPr>
          <w:rFonts w:ascii="Arial" w:hAnsi="Arial" w:cs="Arial"/>
          <w:lang w:val="en-US"/>
        </w:rPr>
        <w:t>The</w:t>
      </w:r>
      <w:r w:rsidR="008D5569">
        <w:rPr>
          <w:rFonts w:ascii="Arial" w:hAnsi="Arial" w:cs="Arial"/>
          <w:lang w:val="en-US"/>
        </w:rPr>
        <w:t xml:space="preserve"> </w:t>
      </w:r>
      <w:r w:rsidR="00204851">
        <w:rPr>
          <w:rFonts w:ascii="Arial" w:hAnsi="Arial" w:cs="Arial"/>
        </w:rPr>
        <w:t>e</w:t>
      </w:r>
      <w:r w:rsidR="003D35C5" w:rsidRPr="006D198A">
        <w:rPr>
          <w:rFonts w:ascii="Arial" w:hAnsi="Arial" w:cs="Arial"/>
        </w:rPr>
        <w:t>quivalence</w:t>
      </w:r>
      <w:r w:rsidR="00123822" w:rsidRPr="006D198A">
        <w:rPr>
          <w:rFonts w:ascii="Arial" w:hAnsi="Arial" w:cs="Arial"/>
        </w:rPr>
        <w:t xml:space="preserve"> between systems varied by joint and plane of motion, with the sagittal plane kinematics </w:t>
      </w:r>
      <w:r w:rsidR="006D5790">
        <w:rPr>
          <w:rFonts w:ascii="Arial" w:hAnsi="Arial" w:cs="Arial"/>
        </w:rPr>
        <w:t xml:space="preserve">generally being </w:t>
      </w:r>
      <w:r w:rsidR="006E3190">
        <w:rPr>
          <w:rFonts w:ascii="Arial" w:hAnsi="Arial" w:cs="Arial"/>
        </w:rPr>
        <w:t>more equivalent than the</w:t>
      </w:r>
      <w:r w:rsidR="00123822" w:rsidRPr="006D198A">
        <w:rPr>
          <w:rFonts w:ascii="Arial" w:hAnsi="Arial" w:cs="Arial"/>
        </w:rPr>
        <w:t xml:space="preserve"> frontal and transverse </w:t>
      </w:r>
      <w:r w:rsidR="005F4862" w:rsidRPr="006D198A">
        <w:rPr>
          <w:rFonts w:ascii="Arial" w:hAnsi="Arial" w:cs="Arial"/>
        </w:rPr>
        <w:t>planes</w:t>
      </w:r>
      <w:r w:rsidR="00E05E13">
        <w:rPr>
          <w:rFonts w:ascii="Arial" w:hAnsi="Arial" w:cs="Arial"/>
        </w:rPr>
        <w:t xml:space="preserve">. </w:t>
      </w:r>
    </w:p>
    <w:p w14:paraId="3FA9C195" w14:textId="685856FE" w:rsidR="00BE0CAE" w:rsidRDefault="7A4B20F3" w:rsidP="003748F3">
      <w:pPr>
        <w:jc w:val="both"/>
        <w:rPr>
          <w:rFonts w:ascii="Arial" w:hAnsi="Arial" w:cs="Arial"/>
        </w:rPr>
      </w:pPr>
      <w:r w:rsidRPr="44593581">
        <w:rPr>
          <w:rFonts w:ascii="Arial" w:hAnsi="Arial" w:cs="Arial"/>
        </w:rPr>
        <w:t>S</w:t>
      </w:r>
      <w:r w:rsidR="419F773C" w:rsidRPr="44593581">
        <w:rPr>
          <w:rFonts w:ascii="Arial" w:hAnsi="Arial" w:cs="Arial"/>
        </w:rPr>
        <w:t xml:space="preserve">agittal kinematics </w:t>
      </w:r>
      <w:r w:rsidR="59DB5CA7" w:rsidRPr="44593581">
        <w:rPr>
          <w:rFonts w:ascii="Arial" w:hAnsi="Arial" w:cs="Arial"/>
        </w:rPr>
        <w:t>demonstrated the</w:t>
      </w:r>
      <w:r w:rsidR="13BCD215" w:rsidRPr="44593581">
        <w:rPr>
          <w:rFonts w:ascii="Arial" w:hAnsi="Arial" w:cs="Arial"/>
        </w:rPr>
        <w:t xml:space="preserve"> least variability</w:t>
      </w:r>
      <w:r w:rsidR="59DB5CA7" w:rsidRPr="44593581">
        <w:rPr>
          <w:rFonts w:ascii="Arial" w:hAnsi="Arial" w:cs="Arial"/>
        </w:rPr>
        <w:t xml:space="preserve"> and </w:t>
      </w:r>
      <w:r w:rsidR="798BB98C" w:rsidRPr="44593581">
        <w:rPr>
          <w:rFonts w:ascii="Arial" w:hAnsi="Arial" w:cs="Arial"/>
        </w:rPr>
        <w:t xml:space="preserve">highest similarity between systems. </w:t>
      </w:r>
      <w:commentRangeStart w:id="60"/>
      <w:commentRangeStart w:id="61"/>
      <w:r w:rsidR="2CC697E0" w:rsidRPr="44593581">
        <w:rPr>
          <w:rFonts w:ascii="Arial" w:hAnsi="Arial" w:cs="Arial"/>
        </w:rPr>
        <w:t>Hip, knee and ankle</w:t>
      </w:r>
      <w:commentRangeEnd w:id="60"/>
      <w:r w:rsidR="00843519" w:rsidRPr="44593581">
        <w:rPr>
          <w:rStyle w:val="CommentReference"/>
          <w:rFonts w:ascii="Arial" w:hAnsi="Arial" w:cs="Arial"/>
          <w:sz w:val="22"/>
          <w:szCs w:val="22"/>
        </w:rPr>
        <w:commentReference w:id="60"/>
      </w:r>
      <w:commentRangeEnd w:id="61"/>
      <w:r w:rsidR="00BE0CAE" w:rsidRPr="44593581">
        <w:rPr>
          <w:rStyle w:val="CommentReference"/>
          <w:rFonts w:ascii="Arial" w:hAnsi="Arial" w:cs="Arial"/>
          <w:sz w:val="22"/>
          <w:szCs w:val="22"/>
        </w:rPr>
        <w:commentReference w:id="61"/>
      </w:r>
      <w:r w:rsidR="2CC697E0" w:rsidRPr="44593581">
        <w:rPr>
          <w:rFonts w:ascii="Arial" w:hAnsi="Arial" w:cs="Arial"/>
        </w:rPr>
        <w:t xml:space="preserve"> </w:t>
      </w:r>
      <w:r w:rsidR="17162344" w:rsidRPr="44593581">
        <w:rPr>
          <w:rFonts w:ascii="Arial" w:hAnsi="Arial" w:cs="Arial"/>
        </w:rPr>
        <w:t xml:space="preserve">showed </w:t>
      </w:r>
      <w:commentRangeStart w:id="62"/>
      <w:r w:rsidR="17162344" w:rsidRPr="44593581">
        <w:rPr>
          <w:rFonts w:ascii="Arial" w:hAnsi="Arial" w:cs="Arial"/>
        </w:rPr>
        <w:t>highly consistent</w:t>
      </w:r>
      <w:commentRangeEnd w:id="62"/>
      <w:r w:rsidR="00843519" w:rsidRPr="44593581">
        <w:rPr>
          <w:rStyle w:val="CommentReference"/>
          <w:rFonts w:ascii="Arial" w:hAnsi="Arial" w:cs="Arial"/>
          <w:sz w:val="22"/>
          <w:szCs w:val="22"/>
        </w:rPr>
        <w:commentReference w:id="62"/>
      </w:r>
      <w:r w:rsidR="17162344" w:rsidRPr="44593581">
        <w:rPr>
          <w:rFonts w:ascii="Arial" w:hAnsi="Arial" w:cs="Arial"/>
        </w:rPr>
        <w:t xml:space="preserve"> waveform shape and timing</w:t>
      </w:r>
      <w:r w:rsidR="2DBDDA01" w:rsidRPr="44593581">
        <w:rPr>
          <w:rFonts w:ascii="Arial" w:hAnsi="Arial" w:cs="Arial"/>
        </w:rPr>
        <w:t xml:space="preserve"> with high </w:t>
      </w:r>
      <w:r w:rsidR="3D263673" w:rsidRPr="44593581">
        <w:rPr>
          <w:rFonts w:ascii="Arial" w:hAnsi="Arial" w:cs="Arial"/>
        </w:rPr>
        <w:t>equivalence</w:t>
      </w:r>
      <w:r w:rsidR="2DBDDA01" w:rsidRPr="44593581">
        <w:rPr>
          <w:rFonts w:ascii="Arial" w:hAnsi="Arial" w:cs="Arial"/>
        </w:rPr>
        <w:t xml:space="preserve"> observed in the knee flexion (92</w:t>
      </w:r>
      <w:r w:rsidR="43CA711B" w:rsidRPr="44593581">
        <w:rPr>
          <w:rFonts w:ascii="Arial" w:hAnsi="Arial" w:cs="Arial"/>
        </w:rPr>
        <w:t>%)</w:t>
      </w:r>
      <w:ins w:id="63" w:author="Foster, Richard" w:date="2026-07-31T10:04:00Z" w16du:dateUtc="2026-07-31T10:04:17Z">
        <w:r w:rsidR="354F8E69" w:rsidRPr="44593581">
          <w:rPr>
            <w:rFonts w:ascii="Arial" w:hAnsi="Arial" w:cs="Arial"/>
          </w:rPr>
          <w:t xml:space="preserve">, </w:t>
        </w:r>
      </w:ins>
      <w:r w:rsidR="43CA711B" w:rsidRPr="44593581">
        <w:rPr>
          <w:rFonts w:ascii="Arial" w:hAnsi="Arial" w:cs="Arial"/>
        </w:rPr>
        <w:t>hip flexion (71%)</w:t>
      </w:r>
      <w:r w:rsidR="206D7BB4" w:rsidRPr="44593581">
        <w:rPr>
          <w:rFonts w:ascii="Arial" w:hAnsi="Arial" w:cs="Arial"/>
        </w:rPr>
        <w:t xml:space="preserve"> and </w:t>
      </w:r>
      <w:r w:rsidR="34EBCF57" w:rsidRPr="44593581">
        <w:rPr>
          <w:rFonts w:ascii="Arial" w:hAnsi="Arial" w:cs="Arial"/>
        </w:rPr>
        <w:t xml:space="preserve">ankle flexion (62%). This is likely due to the larger magnitude of flexion–extension movements during gait, reduced sensitivity to joint centre and axis definition errors, and the presence of strong visual cues that support robust pose estimation in markerless motion capture. This finding </w:t>
      </w:r>
      <w:r w:rsidR="2751FAF4" w:rsidRPr="44593581">
        <w:rPr>
          <w:rFonts w:ascii="Arial" w:hAnsi="Arial" w:cs="Arial"/>
        </w:rPr>
        <w:t>also</w:t>
      </w:r>
      <w:r w:rsidR="34EBCF57" w:rsidRPr="44593581">
        <w:rPr>
          <w:rFonts w:ascii="Arial" w:hAnsi="Arial" w:cs="Arial"/>
        </w:rPr>
        <w:t xml:space="preserve"> aligns with previous comparisons of markerless and marker-based systems, which consistently report smaller differences in sagittal plane kinematics than in frontal or transverse planes</w:t>
      </w:r>
      <w:commentRangeStart w:id="64"/>
      <w:commentRangeStart w:id="65"/>
      <w:r w:rsidR="34EBCF57" w:rsidRPr="44593581">
        <w:rPr>
          <w:rFonts w:ascii="Arial" w:hAnsi="Arial" w:cs="Arial"/>
        </w:rPr>
        <w:t>.</w:t>
      </w:r>
      <w:r w:rsidR="00E4078B">
        <w:rPr>
          <w:rFonts w:ascii="Arial" w:hAnsi="Arial" w:cs="Arial"/>
        </w:rPr>
        <w:fldChar w:fldCharType="begin">
          <w:fldData xml:space="preserve">PEVuZE5vdGU+PENpdGU+PEF1dGhvcj5TY2F0YWdsaW5pPC9BdXRob3I+PFllYXI+MjAyNDwvWWVh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</w:fldData>
        </w:fldChar>
      </w:r>
      <w:r w:rsidR="00E4078B">
        <w:rPr>
          <w:rFonts w:ascii="Arial" w:hAnsi="Arial" w:cs="Arial"/>
        </w:rPr>
        <w:instrText xml:space="preserve"> ADDIN EN.CITE </w:instrText>
      </w:r>
      <w:r w:rsidR="00E4078B">
        <w:rPr>
          <w:rFonts w:ascii="Arial" w:hAnsi="Arial" w:cs="Arial"/>
        </w:rPr>
        <w:fldChar w:fldCharType="begin">
          <w:fldData xml:space="preserve">PEVuZE5vdGU+PENpdGU+PEF1dGhvcj5TY2F0YWdsaW5pPC9BdXRob3I+PFllYXI+MjAyNDwvWWVh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</w:fldData>
        </w:fldChar>
      </w:r>
      <w:r w:rsidR="00E4078B">
        <w:rPr>
          <w:rFonts w:ascii="Arial" w:hAnsi="Arial" w:cs="Arial"/>
        </w:rPr>
        <w:instrText xml:space="preserve"> ADDIN EN.CITE.DATA </w:instrText>
      </w:r>
      <w:r w:rsidR="00E4078B">
        <w:rPr>
          <w:rFonts w:ascii="Arial" w:hAnsi="Arial" w:cs="Arial"/>
        </w:rPr>
      </w:r>
      <w:r w:rsidR="00E4078B">
        <w:rPr>
          <w:rFonts w:ascii="Arial" w:hAnsi="Arial" w:cs="Arial"/>
        </w:rPr>
        <w:fldChar w:fldCharType="end"/>
      </w:r>
      <w:r w:rsidR="00E4078B">
        <w:rPr>
          <w:rFonts w:ascii="Arial" w:hAnsi="Arial" w:cs="Arial"/>
        </w:rPr>
      </w:r>
      <w:r w:rsidR="00E4078B">
        <w:rPr>
          <w:rFonts w:ascii="Arial" w:hAnsi="Arial" w:cs="Arial"/>
        </w:rPr>
        <w:fldChar w:fldCharType="separate"/>
      </w:r>
      <w:r w:rsidR="00E4078B">
        <w:rPr>
          <w:rFonts w:ascii="Arial" w:hAnsi="Arial" w:cs="Arial"/>
          <w:noProof/>
        </w:rPr>
        <w:t>(Scataglini et al., 2024{Kanko, 2021 #2; Walker et al., 2025)</w:t>
      </w:r>
      <w:r w:rsidR="00E4078B">
        <w:rPr>
          <w:rFonts w:ascii="Arial" w:hAnsi="Arial" w:cs="Arial"/>
        </w:rPr>
        <w:fldChar w:fldCharType="end"/>
      </w:r>
      <w:r w:rsidR="00E4078B">
        <w:rPr>
          <w:rFonts w:ascii="Arial" w:hAnsi="Arial" w:cs="Arial"/>
        </w:rPr>
        <w:t>}</w:t>
      </w:r>
      <w:r w:rsidR="34EBCF57" w:rsidRPr="44593581">
        <w:rPr>
          <w:rFonts w:ascii="Arial" w:hAnsi="Arial" w:cs="Arial"/>
        </w:rPr>
        <w:t xml:space="preserve"> </w:t>
      </w:r>
      <w:r w:rsidR="6C5BAE94" w:rsidRPr="44593581">
        <w:rPr>
          <w:rFonts w:ascii="Arial" w:hAnsi="Arial" w:cs="Arial"/>
        </w:rPr>
        <w:t>N</w:t>
      </w:r>
      <w:r w:rsidR="34EBCF57" w:rsidRPr="44593581">
        <w:rPr>
          <w:rFonts w:ascii="Arial" w:hAnsi="Arial" w:cs="Arial"/>
        </w:rPr>
        <w:t xml:space="preserve">on-equivalence </w:t>
      </w:r>
      <w:r w:rsidR="492ACB83" w:rsidRPr="44593581">
        <w:rPr>
          <w:rFonts w:ascii="Arial" w:hAnsi="Arial" w:cs="Arial"/>
        </w:rPr>
        <w:t xml:space="preserve">regions </w:t>
      </w:r>
      <w:r w:rsidR="34EBCF57" w:rsidRPr="44593581">
        <w:rPr>
          <w:rFonts w:ascii="Arial" w:hAnsi="Arial" w:cs="Arial"/>
        </w:rPr>
        <w:t>in hip, knee, and ankle flexion occurred primarily during the swing phase</w:t>
      </w:r>
      <w:r w:rsidR="492ACB83" w:rsidRPr="44593581">
        <w:rPr>
          <w:rFonts w:ascii="Arial" w:hAnsi="Arial" w:cs="Arial"/>
        </w:rPr>
        <w:t xml:space="preserve"> which</w:t>
      </w:r>
      <w:r w:rsidR="34EBCF57" w:rsidRPr="44593581">
        <w:rPr>
          <w:rFonts w:ascii="Arial" w:hAnsi="Arial" w:cs="Arial"/>
        </w:rPr>
        <w:t xml:space="preserve"> might be due to the nature of the walking as this is the most dynamic part of the gait cycle. During swing, joints move more rapidly and reach their peak flexion values, while the limb is unconstrained by ground contact. As a result, small differences between markerless and marker-based measurements become more noticeable and are more likely to exceed the predefined equivalence bounds, even when overall waveform similarity is high.</w:t>
      </w:r>
      <w:commentRangeEnd w:id="64"/>
      <w:r w:rsidR="00843519">
        <w:rPr>
          <w:rStyle w:val="CommentReference"/>
          <w:rFonts w:ascii="Arial" w:hAnsi="Arial" w:cs="Arial"/>
          <w:sz w:val="22"/>
          <w:szCs w:val="22"/>
        </w:rPr>
        <w:commentReference w:id="64"/>
      </w:r>
      <w:commentRangeEnd w:id="65"/>
      <w:r w:rsidR="00BE0CAE">
        <w:rPr>
          <w:rStyle w:val="CommentReference"/>
          <w:rFonts w:ascii="Arial" w:hAnsi="Arial" w:cs="Arial"/>
          <w:sz w:val="22"/>
          <w:szCs w:val="22"/>
        </w:rPr>
        <w:commentReference w:id="65"/>
      </w:r>
    </w:p>
    <w:p w14:paraId="1ADE8730" w14:textId="5F3D7EB3" w:rsidR="00F907C5" w:rsidRDefault="4B1DB9D0" w:rsidP="003748F3">
      <w:pPr>
        <w:jc w:val="both"/>
        <w:rPr>
          <w:rFonts w:ascii="Arial" w:hAnsi="Arial" w:cs="Arial"/>
        </w:rPr>
      </w:pPr>
      <w:r>
        <w:rPr>
          <w:rFonts w:ascii="Arial" w:hAnsi="Arial" w:cs="Arial"/>
        </w:rPr>
        <w:t xml:space="preserve">In contrast, </w:t>
      </w:r>
      <w:r w:rsidR="0D6A89A3">
        <w:rPr>
          <w:rFonts w:ascii="Arial" w:hAnsi="Arial" w:cs="Arial"/>
        </w:rPr>
        <w:t>the</w:t>
      </w:r>
      <w:r>
        <w:rPr>
          <w:rFonts w:ascii="Arial" w:hAnsi="Arial" w:cs="Arial"/>
        </w:rPr>
        <w:t xml:space="preserve"> frontal and transverse plane</w:t>
      </w:r>
      <w:r w:rsidR="008CE103">
        <w:rPr>
          <w:rFonts w:ascii="Arial" w:hAnsi="Arial" w:cs="Arial"/>
        </w:rPr>
        <w:t xml:space="preserve"> kinematics</w:t>
      </w:r>
      <w:r>
        <w:rPr>
          <w:rFonts w:ascii="Arial" w:hAnsi="Arial" w:cs="Arial"/>
        </w:rPr>
        <w:t xml:space="preserve"> </w:t>
      </w:r>
      <w:r w:rsidR="008CE103">
        <w:rPr>
          <w:rFonts w:ascii="Arial" w:hAnsi="Arial" w:cs="Arial"/>
        </w:rPr>
        <w:t xml:space="preserve">were less </w:t>
      </w:r>
      <w:r w:rsidR="6277F428">
        <w:rPr>
          <w:rFonts w:ascii="Arial" w:hAnsi="Arial" w:cs="Arial"/>
        </w:rPr>
        <w:t>equivalen</w:t>
      </w:r>
      <w:r w:rsidR="008CE103">
        <w:rPr>
          <w:rFonts w:ascii="Arial" w:hAnsi="Arial" w:cs="Arial"/>
        </w:rPr>
        <w:t>t</w:t>
      </w:r>
      <w:r w:rsidR="3D0BA0FE">
        <w:rPr>
          <w:rFonts w:ascii="Arial" w:hAnsi="Arial" w:cs="Arial"/>
        </w:rPr>
        <w:t xml:space="preserve">. </w:t>
      </w:r>
      <w:r w:rsidR="1460E26C">
        <w:rPr>
          <w:rFonts w:ascii="Arial" w:hAnsi="Arial" w:cs="Arial"/>
        </w:rPr>
        <w:t>While hip abduction/adduction</w:t>
      </w:r>
      <w:r w:rsidR="121BF4F6">
        <w:rPr>
          <w:rFonts w:ascii="Arial" w:hAnsi="Arial" w:cs="Arial"/>
        </w:rPr>
        <w:t xml:space="preserve"> and knee varus/valgus showed </w:t>
      </w:r>
      <w:r w:rsidR="017A8232">
        <w:rPr>
          <w:rFonts w:ascii="Arial" w:hAnsi="Arial" w:cs="Arial"/>
        </w:rPr>
        <w:t>generally similar waveform patterns</w:t>
      </w:r>
      <w:r w:rsidR="0772B575">
        <w:rPr>
          <w:rFonts w:ascii="Arial" w:hAnsi="Arial" w:cs="Arial"/>
        </w:rPr>
        <w:t xml:space="preserve">, the </w:t>
      </w:r>
      <w:r w:rsidR="6277F428">
        <w:rPr>
          <w:rFonts w:ascii="Arial" w:hAnsi="Arial" w:cs="Arial"/>
        </w:rPr>
        <w:t>equivalence</w:t>
      </w:r>
      <w:r w:rsidR="0772B575">
        <w:rPr>
          <w:rFonts w:ascii="Arial" w:hAnsi="Arial" w:cs="Arial"/>
        </w:rPr>
        <w:t xml:space="preserve"> was</w:t>
      </w:r>
      <w:r w:rsidR="0CB366C8">
        <w:rPr>
          <w:rFonts w:ascii="Arial" w:hAnsi="Arial" w:cs="Arial"/>
        </w:rPr>
        <w:t xml:space="preserve"> moderate to low</w:t>
      </w:r>
      <w:r w:rsidR="7C15352C">
        <w:rPr>
          <w:rFonts w:ascii="Arial" w:hAnsi="Arial" w:cs="Arial"/>
        </w:rPr>
        <w:t xml:space="preserve"> </w:t>
      </w:r>
      <w:r w:rsidR="2FECF869" w:rsidRPr="0046E699">
        <w:rPr>
          <w:rFonts w:ascii="Arial" w:hAnsi="Arial" w:cs="Arial"/>
        </w:rPr>
        <w:t xml:space="preserve">for </w:t>
      </w:r>
      <w:r w:rsidR="7C15352C">
        <w:rPr>
          <w:rFonts w:ascii="Arial" w:hAnsi="Arial" w:cs="Arial"/>
        </w:rPr>
        <w:t xml:space="preserve">hip abduction/adduction </w:t>
      </w:r>
      <w:r w:rsidR="6DDDEABC">
        <w:rPr>
          <w:rFonts w:ascii="Arial" w:hAnsi="Arial" w:cs="Arial"/>
        </w:rPr>
        <w:t>and</w:t>
      </w:r>
      <w:r w:rsidR="7C15352C">
        <w:rPr>
          <w:rFonts w:ascii="Arial" w:hAnsi="Arial" w:cs="Arial"/>
        </w:rPr>
        <w:t xml:space="preserve"> knee varus/valgus</w:t>
      </w:r>
      <w:r w:rsidR="1A7BF36F">
        <w:rPr>
          <w:rFonts w:ascii="Arial" w:hAnsi="Arial" w:cs="Arial"/>
        </w:rPr>
        <w:t xml:space="preserve"> indicating </w:t>
      </w:r>
      <w:r w:rsidR="1B3B611C">
        <w:rPr>
          <w:rFonts w:ascii="Arial" w:hAnsi="Arial" w:cs="Arial"/>
        </w:rPr>
        <w:t xml:space="preserve">that agreement was inconsistent </w:t>
      </w:r>
      <w:r w:rsidR="2FECF869" w:rsidRPr="0046E699">
        <w:rPr>
          <w:rFonts w:ascii="Arial" w:hAnsi="Arial" w:cs="Arial"/>
        </w:rPr>
        <w:t xml:space="preserve">along </w:t>
      </w:r>
      <w:r w:rsidR="0D640F39">
        <w:rPr>
          <w:rFonts w:ascii="Arial" w:hAnsi="Arial" w:cs="Arial"/>
        </w:rPr>
        <w:t xml:space="preserve">the </w:t>
      </w:r>
      <w:r w:rsidR="1B3B611C">
        <w:rPr>
          <w:rFonts w:ascii="Arial" w:hAnsi="Arial" w:cs="Arial"/>
        </w:rPr>
        <w:t>gait cycle</w:t>
      </w:r>
      <w:r w:rsidR="3B6FCE5E">
        <w:rPr>
          <w:rFonts w:ascii="Arial" w:hAnsi="Arial" w:cs="Arial"/>
        </w:rPr>
        <w:t xml:space="preserve">. </w:t>
      </w:r>
      <w:r w:rsidR="03C92258" w:rsidRPr="006D198A">
        <w:rPr>
          <w:rFonts w:ascii="Arial" w:hAnsi="Arial" w:cs="Arial"/>
        </w:rPr>
        <w:t xml:space="preserve">Hip abduction/adduction </w:t>
      </w:r>
      <w:r w:rsidR="78F6C3A4">
        <w:rPr>
          <w:rFonts w:ascii="Arial" w:hAnsi="Arial" w:cs="Arial"/>
        </w:rPr>
        <w:t xml:space="preserve">showed </w:t>
      </w:r>
      <w:commentRangeStart w:id="66"/>
      <w:commentRangeStart w:id="67"/>
      <w:commentRangeStart w:id="68"/>
      <w:r w:rsidR="03C92258" w:rsidRPr="006D198A">
        <w:rPr>
          <w:rFonts w:ascii="Arial" w:hAnsi="Arial" w:cs="Arial"/>
        </w:rPr>
        <w:t>greater variability</w:t>
      </w:r>
      <w:r w:rsidR="061BEEB6">
        <w:rPr>
          <w:rFonts w:ascii="Arial" w:hAnsi="Arial" w:cs="Arial"/>
        </w:rPr>
        <w:t xml:space="preserve"> that</w:t>
      </w:r>
      <w:r w:rsidR="03C92258" w:rsidRPr="006D198A">
        <w:rPr>
          <w:rFonts w:ascii="Arial" w:hAnsi="Arial" w:cs="Arial"/>
        </w:rPr>
        <w:t xml:space="preserve"> was observed in the MB data. Increased frontal plane variability in marker-based systems has b</w:t>
      </w:r>
      <w:commentRangeEnd w:id="66"/>
      <w:r w:rsidR="00843519" w:rsidRPr="006D198A">
        <w:rPr>
          <w:rStyle w:val="CommentReference"/>
          <w:rFonts w:ascii="Arial" w:hAnsi="Arial" w:cs="Arial"/>
          <w:sz w:val="22"/>
          <w:szCs w:val="22"/>
        </w:rPr>
        <w:commentReference w:id="66"/>
      </w:r>
      <w:commentRangeEnd w:id="67"/>
      <w:r w:rsidRPr="006D198A">
        <w:rPr>
          <w:rStyle w:val="CommentReference"/>
          <w:rFonts w:ascii="Arial" w:hAnsi="Arial" w:cs="Arial"/>
          <w:sz w:val="22"/>
          <w:szCs w:val="22"/>
        </w:rPr>
        <w:commentReference w:id="67"/>
      </w:r>
      <w:commentRangeEnd w:id="68"/>
      <w:r w:rsidRPr="006D198A">
        <w:rPr>
          <w:rStyle w:val="CommentReference"/>
          <w:rFonts w:ascii="Arial" w:hAnsi="Arial" w:cs="Arial"/>
          <w:sz w:val="22"/>
          <w:szCs w:val="22"/>
        </w:rPr>
        <w:commentReference w:id="68"/>
      </w:r>
      <w:r w:rsidR="03C92258" w:rsidRPr="006D198A">
        <w:rPr>
          <w:rFonts w:ascii="Arial" w:hAnsi="Arial" w:cs="Arial"/>
        </w:rPr>
        <w:t xml:space="preserve">een widely reported and is commonly attributed to sensitivity to marker placement and soft tissue artefact </w:t>
      </w:r>
      <w:r w:rsidR="00600155" w:rsidRPr="006D198A">
        <w:rPr>
          <w:rFonts w:ascii="Arial" w:hAnsi="Arial" w:cs="Arial"/>
        </w:rPr>
        <w:fldChar w:fldCharType="begin"/>
      </w:r>
      <w:r w:rsidR="00600155" w:rsidRPr="006D198A">
        <w:rPr>
          <w:rFonts w:ascii="Arial" w:hAnsi="Arial" w:cs="Arial"/>
        </w:rPr>
        <w:instrText xml:space="preserve"> ADDIN EN.CITE &lt;EndNote&gt;&lt;Cite&gt;&lt;Author&gt;Pinzone&lt;/Author&gt;&lt;Year&gt;2014&lt;/Year&gt;&lt;RecNum&gt;107&lt;/RecNum&gt;&lt;DisplayText&gt;(Pinzone et al., 2014)&lt;/DisplayText&gt;&lt;record&gt;&lt;rec-number&gt;107&lt;/rec-number&gt;&lt;foreign-keys&gt;&lt;key app="EN" db-id="9vpsz9r5szfa0oe9d5ep95919rxeasd2dfwe" timestamp="1714039304"&gt;107&lt;/key&gt;&lt;/foreign-keys&gt;&lt;ref-type name="Journal Article"&gt;17&lt;/ref-type&gt;&lt;contributors&gt;&lt;authors&gt;&lt;author&gt;Pinzone, Ornella&lt;/author&gt;&lt;author&gt;Schwartz, Michael H&lt;/author&gt;&lt;author&gt;Thomason, Pam&lt;/author&gt;&lt;author&gt;Baker, Richard&lt;/author&gt;&lt;/authors&gt;&lt;/contributors&gt;&lt;titles&gt;&lt;title&gt;The comparison of normative reference data from different gait analysis services&lt;/title&gt;&lt;secondary-title&gt;Gait &amp;amp; posture&lt;/secondary-title&gt;&lt;/titles&gt;&lt;periodical&gt;&lt;full-title&gt;Gait &amp;amp; Posture&lt;/full-title&gt;&lt;/periodical&gt;&lt;pages&gt;286-290&lt;/pages&gt;&lt;volume&gt;40&lt;/volume&gt;&lt;number&gt;2&lt;/number&gt;&lt;dates&gt;&lt;year&gt;2014&lt;/year&gt;&lt;/dates&gt;&lt;isbn&gt;0966-6362&lt;/isbn&gt;&lt;urls&gt;&lt;/urls&gt;&lt;/record&gt;&lt;/Cite&gt;&lt;/EndNote&gt;</w:instrText>
      </w:r>
      <w:r w:rsidR="00600155" w:rsidRPr="006D198A">
        <w:rPr>
          <w:rFonts w:ascii="Arial" w:hAnsi="Arial" w:cs="Arial"/>
        </w:rPr>
        <w:fldChar w:fldCharType="separate"/>
      </w:r>
      <w:r w:rsidR="03C92258" w:rsidRPr="006D198A">
        <w:rPr>
          <w:rFonts w:ascii="Arial" w:hAnsi="Arial" w:cs="Arial"/>
          <w:noProof/>
        </w:rPr>
        <w:t>(Pinzone et al., 2014)</w:t>
      </w:r>
      <w:r w:rsidR="00600155" w:rsidRPr="006D198A">
        <w:rPr>
          <w:rFonts w:ascii="Arial" w:hAnsi="Arial" w:cs="Arial"/>
        </w:rPr>
        <w:fldChar w:fldCharType="end"/>
      </w:r>
      <w:r w:rsidR="03C92258" w:rsidRPr="006D198A">
        <w:rPr>
          <w:rFonts w:ascii="Arial" w:hAnsi="Arial" w:cs="Arial"/>
        </w:rPr>
        <w:t xml:space="preserve">. In contrast, markerless systems </w:t>
      </w:r>
      <w:commentRangeStart w:id="69"/>
      <w:r w:rsidR="03C92258" w:rsidRPr="006D198A">
        <w:rPr>
          <w:rFonts w:ascii="Arial" w:hAnsi="Arial" w:cs="Arial"/>
        </w:rPr>
        <w:t xml:space="preserve">may produce </w:t>
      </w:r>
      <w:commentRangeEnd w:id="69"/>
      <w:r w:rsidR="00843519" w:rsidRPr="006D198A">
        <w:rPr>
          <w:rStyle w:val="CommentReference"/>
          <w:rFonts w:ascii="Arial" w:hAnsi="Arial" w:cs="Arial"/>
          <w:sz w:val="22"/>
          <w:szCs w:val="22"/>
        </w:rPr>
        <w:commentReference w:id="69"/>
      </w:r>
      <w:r w:rsidR="03C92258" w:rsidRPr="006D198A">
        <w:rPr>
          <w:rFonts w:ascii="Arial" w:hAnsi="Arial" w:cs="Arial"/>
        </w:rPr>
        <w:t>smoother frontal plane waveforms</w:t>
      </w:r>
      <w:r w:rsidR="00A95822">
        <w:rPr>
          <w:rFonts w:ascii="Arial" w:hAnsi="Arial" w:cs="Arial"/>
        </w:rPr>
        <w:t xml:space="preserve"> due to…….</w:t>
      </w:r>
      <w:commentRangeStart w:id="70"/>
      <w:r w:rsidR="6DDDEABC">
        <w:rPr>
          <w:rFonts w:ascii="Arial" w:hAnsi="Arial" w:cs="Arial"/>
        </w:rPr>
        <w:t>.</w:t>
      </w:r>
      <w:commentRangeEnd w:id="70"/>
      <w:r w:rsidR="00843519" w:rsidRPr="0046E699">
        <w:rPr>
          <w:rStyle w:val="CommentReference"/>
          <w:rFonts w:ascii="Arial" w:hAnsi="Arial" w:cs="Arial"/>
          <w:sz w:val="22"/>
          <w:szCs w:val="22"/>
        </w:rPr>
        <w:commentReference w:id="70"/>
      </w:r>
      <w:r w:rsidR="6DDDEABC" w:rsidRPr="0046E699">
        <w:rPr>
          <w:rFonts w:ascii="Arial" w:hAnsi="Arial" w:cs="Arial"/>
        </w:rPr>
        <w:t xml:space="preserve"> </w:t>
      </w:r>
      <w:r w:rsidR="12F7112A" w:rsidRPr="006D198A">
        <w:rPr>
          <w:rFonts w:ascii="Arial" w:hAnsi="Arial" w:cs="Arial"/>
        </w:rPr>
        <w:t xml:space="preserve">The MB system demonstrated an increased </w:t>
      </w:r>
      <w:commentRangeStart w:id="71"/>
      <w:r w:rsidR="12F7112A" w:rsidRPr="006D198A">
        <w:rPr>
          <w:rFonts w:ascii="Arial" w:hAnsi="Arial" w:cs="Arial"/>
        </w:rPr>
        <w:t>knee varus “bump” during the swing phase</w:t>
      </w:r>
      <w:commentRangeEnd w:id="71"/>
      <w:r w:rsidR="00843519" w:rsidRPr="006D198A">
        <w:rPr>
          <w:rStyle w:val="CommentReference"/>
          <w:rFonts w:ascii="Arial" w:hAnsi="Arial" w:cs="Arial"/>
          <w:sz w:val="22"/>
          <w:szCs w:val="22"/>
        </w:rPr>
        <w:commentReference w:id="71"/>
      </w:r>
      <w:r w:rsidR="12F7112A" w:rsidRPr="006D198A">
        <w:rPr>
          <w:rFonts w:ascii="Arial" w:hAnsi="Arial" w:cs="Arial"/>
        </w:rPr>
        <w:t xml:space="preserve">, which may be due to crosstalk between sagittal and frontal plane kinematics which </w:t>
      </w:r>
      <w:r w:rsidR="2FECF869" w:rsidRPr="0046E699">
        <w:rPr>
          <w:rFonts w:ascii="Arial" w:hAnsi="Arial" w:cs="Arial"/>
        </w:rPr>
        <w:t xml:space="preserve">is </w:t>
      </w:r>
      <w:r w:rsidR="12F7112A" w:rsidRPr="006D198A">
        <w:rPr>
          <w:rFonts w:ascii="Arial" w:hAnsi="Arial" w:cs="Arial"/>
        </w:rPr>
        <w:t xml:space="preserve">commonly reported in gait studies </w:t>
      </w:r>
      <w:r w:rsidR="000F5812" w:rsidRPr="006D198A">
        <w:rPr>
          <w:rFonts w:ascii="Arial" w:hAnsi="Arial" w:cs="Arial"/>
        </w:rPr>
        <w:fldChar w:fldCharType="begin">
          <w:fldData xml:space="preserve">PEVuZE5vdGU+PENpdGU+PEF1dGhvcj5HcmVhdmVzPC9BdXRob3I+PFllYXI+MjAyNTwvWWVhcj48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</w:fldData>
        </w:fldChar>
      </w:r>
      <w:r w:rsidR="000F5812" w:rsidRPr="006D198A">
        <w:rPr>
          <w:rFonts w:ascii="Arial" w:hAnsi="Arial" w:cs="Arial"/>
        </w:rPr>
        <w:instrText xml:space="preserve"> ADDIN EN.CITE </w:instrText>
      </w:r>
      <w:r w:rsidR="000F5812" w:rsidRPr="006D198A">
        <w:rPr>
          <w:rFonts w:ascii="Arial" w:hAnsi="Arial" w:cs="Arial"/>
        </w:rPr>
        <w:fldChar w:fldCharType="begin">
          <w:fldData xml:space="preserve">PEVuZE5vdGU+PENpdGU+PEF1dGhvcj5HcmVhdmVzPC9BdXRob3I+PFllYXI+MjAyNTwvWWVhcj48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</w:fldData>
        </w:fldChar>
      </w:r>
      <w:r w:rsidR="000F5812" w:rsidRPr="006D198A">
        <w:rPr>
          <w:rFonts w:ascii="Arial" w:hAnsi="Arial" w:cs="Arial"/>
        </w:rPr>
        <w:instrText xml:space="preserve"> ADDIN EN.CITE.DATA </w:instrText>
      </w:r>
      <w:r w:rsidR="000F5812" w:rsidRPr="006D198A">
        <w:rPr>
          <w:rFonts w:ascii="Arial" w:hAnsi="Arial" w:cs="Arial"/>
        </w:rPr>
      </w:r>
      <w:r w:rsidR="000F5812" w:rsidRPr="006D198A">
        <w:rPr>
          <w:rFonts w:ascii="Arial" w:hAnsi="Arial" w:cs="Arial"/>
        </w:rPr>
        <w:fldChar w:fldCharType="end"/>
      </w:r>
      <w:r w:rsidR="000F5812" w:rsidRPr="006D198A">
        <w:rPr>
          <w:rFonts w:ascii="Arial" w:hAnsi="Arial" w:cs="Arial"/>
        </w:rPr>
      </w:r>
      <w:r w:rsidR="000F5812" w:rsidRPr="006D198A">
        <w:rPr>
          <w:rFonts w:ascii="Arial" w:hAnsi="Arial" w:cs="Arial"/>
        </w:rPr>
        <w:fldChar w:fldCharType="separate"/>
      </w:r>
      <w:r w:rsidR="12F7112A" w:rsidRPr="006D198A">
        <w:rPr>
          <w:rFonts w:ascii="Arial" w:hAnsi="Arial" w:cs="Arial"/>
          <w:noProof/>
        </w:rPr>
        <w:t>(Wren et al., 2023; Greaves et al., 2025)</w:t>
      </w:r>
      <w:r w:rsidR="000F5812" w:rsidRPr="006D198A">
        <w:rPr>
          <w:rFonts w:ascii="Arial" w:hAnsi="Arial" w:cs="Arial"/>
        </w:rPr>
        <w:fldChar w:fldCharType="end"/>
      </w:r>
      <w:r w:rsidR="12F7112A" w:rsidRPr="006D198A">
        <w:rPr>
          <w:rFonts w:ascii="Arial" w:hAnsi="Arial" w:cs="Arial"/>
        </w:rPr>
        <w:t xml:space="preserve">. </w:t>
      </w:r>
      <w:r w:rsidR="2FECF869" w:rsidRPr="0046E699">
        <w:rPr>
          <w:rFonts w:ascii="Arial" w:hAnsi="Arial" w:cs="Arial"/>
        </w:rPr>
        <w:t>F</w:t>
      </w:r>
      <w:r w:rsidR="0D640F39">
        <w:rPr>
          <w:rFonts w:ascii="Arial" w:hAnsi="Arial" w:cs="Arial"/>
        </w:rPr>
        <w:t xml:space="preserve">or </w:t>
      </w:r>
      <w:r w:rsidR="12F7112A">
        <w:rPr>
          <w:rFonts w:ascii="Arial" w:hAnsi="Arial" w:cs="Arial"/>
        </w:rPr>
        <w:t>h</w:t>
      </w:r>
      <w:r w:rsidR="12F7112A" w:rsidRPr="006D198A">
        <w:rPr>
          <w:rFonts w:ascii="Arial" w:hAnsi="Arial" w:cs="Arial"/>
        </w:rPr>
        <w:t xml:space="preserve">ip </w:t>
      </w:r>
      <w:commentRangeStart w:id="72"/>
      <w:r w:rsidR="12F7112A" w:rsidRPr="006D198A">
        <w:rPr>
          <w:rFonts w:ascii="Arial" w:hAnsi="Arial" w:cs="Arial"/>
        </w:rPr>
        <w:t>rotation</w:t>
      </w:r>
      <w:commentRangeEnd w:id="72"/>
      <w:r w:rsidR="00843519">
        <w:rPr>
          <w:rStyle w:val="CommentReference"/>
          <w:rFonts w:ascii="Arial" w:hAnsi="Arial" w:cs="Arial"/>
          <w:sz w:val="22"/>
          <w:szCs w:val="22"/>
        </w:rPr>
        <w:commentReference w:id="72"/>
      </w:r>
      <w:r w:rsidR="5751DD6B">
        <w:rPr>
          <w:rFonts w:ascii="Arial" w:hAnsi="Arial" w:cs="Arial"/>
        </w:rPr>
        <w:t xml:space="preserve"> </w:t>
      </w:r>
      <w:r w:rsidR="07FE7D31">
        <w:rPr>
          <w:rFonts w:ascii="Arial" w:hAnsi="Arial" w:cs="Arial"/>
        </w:rPr>
        <w:t xml:space="preserve">the results </w:t>
      </w:r>
      <w:r w:rsidR="5751DD6B" w:rsidRPr="005349F8">
        <w:rPr>
          <w:rFonts w:ascii="Arial" w:hAnsi="Arial" w:cs="Arial"/>
        </w:rPr>
        <w:t xml:space="preserve">showed notable </w:t>
      </w:r>
      <w:commentRangeStart w:id="73"/>
      <w:r w:rsidR="5751DD6B" w:rsidRPr="005349F8">
        <w:rPr>
          <w:rFonts w:ascii="Arial" w:hAnsi="Arial" w:cs="Arial"/>
        </w:rPr>
        <w:t xml:space="preserve">variability </w:t>
      </w:r>
      <w:commentRangeEnd w:id="73"/>
      <w:r w:rsidR="00843519" w:rsidRPr="005349F8">
        <w:rPr>
          <w:rStyle w:val="CommentReference"/>
          <w:rFonts w:ascii="Arial" w:hAnsi="Arial" w:cs="Arial"/>
          <w:sz w:val="22"/>
          <w:szCs w:val="22"/>
        </w:rPr>
        <w:commentReference w:id="73"/>
      </w:r>
      <w:r w:rsidR="5751DD6B" w:rsidRPr="005349F8">
        <w:rPr>
          <w:rFonts w:ascii="Arial" w:hAnsi="Arial" w:cs="Arial"/>
        </w:rPr>
        <w:t>in both systems, with wider variability observed in MB data</w:t>
      </w:r>
      <w:r w:rsidR="0324170B">
        <w:rPr>
          <w:rFonts w:ascii="Arial" w:hAnsi="Arial" w:cs="Arial"/>
        </w:rPr>
        <w:t>.</w:t>
      </w:r>
      <w:r w:rsidR="6FB7E936">
        <w:rPr>
          <w:rFonts w:ascii="Arial" w:hAnsi="Arial" w:cs="Arial"/>
        </w:rPr>
        <w:t xml:space="preserve"> </w:t>
      </w:r>
      <w:commentRangeStart w:id="74"/>
      <w:r w:rsidR="52CDD171">
        <w:rPr>
          <w:rFonts w:ascii="Arial" w:hAnsi="Arial" w:cs="Arial"/>
        </w:rPr>
        <w:t>E</w:t>
      </w:r>
      <w:r w:rsidR="6FB7E936" w:rsidRPr="0060677D">
        <w:rPr>
          <w:rFonts w:ascii="Arial" w:hAnsi="Arial" w:cs="Arial"/>
        </w:rPr>
        <w:t xml:space="preserve">ven with updated model definitions </w:t>
      </w:r>
      <w:commentRangeEnd w:id="74"/>
      <w:r w:rsidR="00843519" w:rsidRPr="0060677D">
        <w:rPr>
          <w:rStyle w:val="CommentReference"/>
          <w:rFonts w:ascii="Arial" w:hAnsi="Arial" w:cs="Arial"/>
          <w:sz w:val="22"/>
          <w:szCs w:val="22"/>
        </w:rPr>
        <w:commentReference w:id="74"/>
      </w:r>
      <w:r w:rsidR="6FB7E936" w:rsidRPr="0060677D">
        <w:rPr>
          <w:rFonts w:ascii="Arial" w:hAnsi="Arial" w:cs="Arial"/>
        </w:rPr>
        <w:t>and improved pelvis alignmen</w:t>
      </w:r>
      <w:r w:rsidR="0925AD45">
        <w:rPr>
          <w:rFonts w:ascii="Arial" w:hAnsi="Arial" w:cs="Arial"/>
        </w:rPr>
        <w:t xml:space="preserve">t </w:t>
      </w:r>
      <w:r w:rsidR="729D15A3">
        <w:rPr>
          <w:rFonts w:ascii="Arial" w:hAnsi="Arial" w:cs="Arial"/>
        </w:rPr>
        <w:t>in</w:t>
      </w:r>
      <w:r w:rsidR="52CDD171">
        <w:rPr>
          <w:rFonts w:ascii="Arial" w:hAnsi="Arial" w:cs="Arial"/>
        </w:rPr>
        <w:t xml:space="preserve"> ML systems,</w:t>
      </w:r>
      <w:r w:rsidR="6FB7E936" w:rsidRPr="0060677D">
        <w:rPr>
          <w:rFonts w:ascii="Arial" w:hAnsi="Arial" w:cs="Arial"/>
        </w:rPr>
        <w:t xml:space="preserve"> hip rotation remains </w:t>
      </w:r>
      <w:r w:rsidR="007C17EC">
        <w:rPr>
          <w:rFonts w:ascii="Arial" w:hAnsi="Arial" w:cs="Arial"/>
        </w:rPr>
        <w:t>inherently differen</w:t>
      </w:r>
      <w:ins w:id="75" w:author="Barton, Gabor" w:date="2026-07-16T20:07:00Z" w16du:dateUtc="2026-07-16T19:07:00Z">
        <w:r w:rsidR="2FECF869" w:rsidRPr="0046E699">
          <w:rPr>
            <w:rFonts w:ascii="Arial" w:hAnsi="Arial" w:cs="Arial"/>
          </w:rPr>
          <w:t>t</w:t>
        </w:r>
      </w:ins>
      <w:r w:rsidR="007C17EC">
        <w:rPr>
          <w:rFonts w:ascii="Arial" w:hAnsi="Arial" w:cs="Arial"/>
        </w:rPr>
        <w:t xml:space="preserve"> between systems </w:t>
      </w:r>
      <w:r w:rsidR="6FB7E936" w:rsidRPr="0060677D">
        <w:rPr>
          <w:rFonts w:ascii="Arial" w:hAnsi="Arial" w:cs="Arial"/>
        </w:rPr>
        <w:t xml:space="preserve">due to the biomechanical and methodological challenges of </w:t>
      </w:r>
      <w:r w:rsidR="71407961">
        <w:rPr>
          <w:rFonts w:ascii="Arial" w:hAnsi="Arial" w:cs="Arial"/>
        </w:rPr>
        <w:t xml:space="preserve">capturing </w:t>
      </w:r>
      <w:r w:rsidR="6FB7E936" w:rsidRPr="0060677D">
        <w:rPr>
          <w:rFonts w:ascii="Arial" w:hAnsi="Arial" w:cs="Arial"/>
        </w:rPr>
        <w:t>transverse plane kinematics.</w:t>
      </w:r>
      <w:r w:rsidR="4DE54B11">
        <w:rPr>
          <w:rFonts w:ascii="Arial" w:hAnsi="Arial" w:cs="Arial"/>
        </w:rPr>
        <w:t xml:space="preserve"> P</w:t>
      </w:r>
      <w:r w:rsidR="5751DD6B" w:rsidRPr="005349F8">
        <w:rPr>
          <w:rFonts w:ascii="Arial" w:hAnsi="Arial" w:cs="Arial"/>
        </w:rPr>
        <w:t>revious literature</w:t>
      </w:r>
      <w:r w:rsidR="54F73D2D">
        <w:rPr>
          <w:rFonts w:ascii="Arial" w:hAnsi="Arial" w:cs="Arial"/>
        </w:rPr>
        <w:t xml:space="preserve"> </w:t>
      </w:r>
      <w:r w:rsidR="28B3E6EF">
        <w:rPr>
          <w:rFonts w:ascii="Arial" w:hAnsi="Arial" w:cs="Arial"/>
        </w:rPr>
        <w:t xml:space="preserve">has similarly reported that </w:t>
      </w:r>
      <w:r w:rsidR="0F3979D9">
        <w:rPr>
          <w:rFonts w:ascii="Arial" w:hAnsi="Arial" w:cs="Arial"/>
        </w:rPr>
        <w:t>t</w:t>
      </w:r>
      <w:r w:rsidR="12F7112A" w:rsidRPr="006D198A">
        <w:rPr>
          <w:rFonts w:ascii="Arial" w:hAnsi="Arial" w:cs="Arial"/>
        </w:rPr>
        <w:t xml:space="preserve">ransverse plane kinematics are known to be challenging to measure accurately due to their small ranges of motion and high sensitivity to joint axis definition and pelvis orientation. These challenges affect both ML and MB systems and likely explain the persistent non-equivalence observed for hip rotation in this study, consistent with previous validity and reliability findings </w:t>
      </w:r>
      <w:r w:rsidR="000F5812" w:rsidRPr="006D198A">
        <w:rPr>
          <w:rFonts w:ascii="Arial" w:hAnsi="Arial" w:cs="Arial"/>
        </w:rPr>
        <w:fldChar w:fldCharType="begin">
          <w:fldData xml:space="preserve">PEVuZE5vdGU+PENpdGU+PEF1dGhvcj5TY2F0YWdsaW5pPC9BdXRob3I+PFllYXI+MjAyNDwvWWVh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</w:fldData>
        </w:fldChar>
      </w:r>
      <w:r w:rsidR="000F5812" w:rsidRPr="006D198A">
        <w:rPr>
          <w:rFonts w:ascii="Arial" w:hAnsi="Arial" w:cs="Arial"/>
        </w:rPr>
        <w:instrText xml:space="preserve"> ADDIN EN.CITE </w:instrText>
      </w:r>
      <w:r w:rsidR="000F5812" w:rsidRPr="006D198A">
        <w:rPr>
          <w:rFonts w:ascii="Arial" w:hAnsi="Arial" w:cs="Arial"/>
        </w:rPr>
        <w:fldChar w:fldCharType="begin">
          <w:fldData xml:space="preserve">PEVuZE5vdGU+PENpdGU+PEF1dGhvcj5TY2F0YWdsaW5pPC9BdXRob3I+PFllYXI+MjAyNDwvWWVh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</w:fldData>
        </w:fldChar>
      </w:r>
      <w:r w:rsidR="000F5812" w:rsidRPr="006D198A">
        <w:rPr>
          <w:rFonts w:ascii="Arial" w:hAnsi="Arial" w:cs="Arial"/>
        </w:rPr>
        <w:instrText xml:space="preserve"> ADDIN EN.CITE.DATA </w:instrText>
      </w:r>
      <w:r w:rsidR="000F5812" w:rsidRPr="006D198A">
        <w:rPr>
          <w:rFonts w:ascii="Arial" w:hAnsi="Arial" w:cs="Arial"/>
        </w:rPr>
      </w:r>
      <w:r w:rsidR="000F5812" w:rsidRPr="006D198A">
        <w:rPr>
          <w:rFonts w:ascii="Arial" w:hAnsi="Arial" w:cs="Arial"/>
        </w:rPr>
        <w:fldChar w:fldCharType="end"/>
      </w:r>
      <w:r w:rsidR="000F5812" w:rsidRPr="006D198A">
        <w:rPr>
          <w:rFonts w:ascii="Arial" w:hAnsi="Arial" w:cs="Arial"/>
        </w:rPr>
      </w:r>
      <w:r w:rsidR="000F5812" w:rsidRPr="006D198A">
        <w:rPr>
          <w:rFonts w:ascii="Arial" w:hAnsi="Arial" w:cs="Arial"/>
        </w:rPr>
        <w:fldChar w:fldCharType="separate"/>
      </w:r>
      <w:r w:rsidR="12F7112A" w:rsidRPr="006D198A">
        <w:rPr>
          <w:rFonts w:ascii="Arial" w:hAnsi="Arial" w:cs="Arial"/>
          <w:noProof/>
        </w:rPr>
        <w:t>(Wade et al., 2022; Wren et al., 2023; Scataglini et al., 2024)</w:t>
      </w:r>
      <w:r w:rsidR="000F5812" w:rsidRPr="006D198A">
        <w:rPr>
          <w:rFonts w:ascii="Arial" w:hAnsi="Arial" w:cs="Arial"/>
        </w:rPr>
        <w:fldChar w:fldCharType="end"/>
      </w:r>
      <w:r w:rsidR="12F7112A" w:rsidRPr="006D198A">
        <w:rPr>
          <w:rFonts w:ascii="Arial" w:hAnsi="Arial" w:cs="Arial"/>
        </w:rPr>
        <w:t>.</w:t>
      </w:r>
      <w:r w:rsidR="1BF70828">
        <w:rPr>
          <w:rFonts w:ascii="Arial" w:hAnsi="Arial" w:cs="Arial"/>
        </w:rPr>
        <w:t xml:space="preserve"> </w:t>
      </w:r>
      <w:r w:rsidR="1BB77EF5">
        <w:rPr>
          <w:rFonts w:ascii="Arial" w:hAnsi="Arial" w:cs="Arial"/>
        </w:rPr>
        <w:t>The</w:t>
      </w:r>
      <w:r w:rsidR="1BF70828" w:rsidRPr="006D198A">
        <w:rPr>
          <w:rFonts w:ascii="Arial" w:hAnsi="Arial" w:cs="Arial"/>
        </w:rPr>
        <w:t xml:space="preserve"> foot progression angle demonstrated consistent offsets between systems, </w:t>
      </w:r>
      <w:commentRangeStart w:id="76"/>
      <w:commentRangeStart w:id="77"/>
      <w:r w:rsidR="1BF70828" w:rsidRPr="07E5BD22">
        <w:rPr>
          <w:rFonts w:ascii="Arial" w:hAnsi="Arial" w:cs="Arial"/>
        </w:rPr>
        <w:t>resulting in</w:t>
      </w:r>
      <w:r w:rsidR="1BF70828">
        <w:rPr>
          <w:rFonts w:ascii="Arial" w:hAnsi="Arial" w:cs="Arial"/>
        </w:rPr>
        <w:t xml:space="preserve"> </w:t>
      </w:r>
      <w:r w:rsidR="1BF70828" w:rsidRPr="006D198A">
        <w:rPr>
          <w:rFonts w:ascii="Arial" w:hAnsi="Arial" w:cs="Arial"/>
        </w:rPr>
        <w:t>non-equivalence</w:t>
      </w:r>
      <w:r w:rsidR="1BF70828">
        <w:rPr>
          <w:rFonts w:ascii="Arial" w:hAnsi="Arial" w:cs="Arial"/>
        </w:rPr>
        <w:t xml:space="preserve"> </w:t>
      </w:r>
      <w:r w:rsidR="7A5CDFF6">
        <w:rPr>
          <w:rFonts w:ascii="Arial" w:hAnsi="Arial" w:cs="Arial"/>
        </w:rPr>
        <w:t>throughout</w:t>
      </w:r>
      <w:r w:rsidR="1BF70828">
        <w:rPr>
          <w:rFonts w:ascii="Arial" w:hAnsi="Arial" w:cs="Arial"/>
        </w:rPr>
        <w:t xml:space="preserve"> the entire gait cycle</w:t>
      </w:r>
      <w:r w:rsidR="1BF70828" w:rsidRPr="006D198A">
        <w:rPr>
          <w:rFonts w:ascii="Arial" w:hAnsi="Arial" w:cs="Arial"/>
        </w:rPr>
        <w:t>, likely due to differences in foot segment definition and reference frame alignment between ML and MB models.</w:t>
      </w:r>
      <w:commentRangeEnd w:id="76"/>
      <w:r w:rsidR="00843519">
        <w:rPr>
          <w:rStyle w:val="CommentReference"/>
          <w:rFonts w:ascii="Arial" w:hAnsi="Arial" w:cs="Arial"/>
          <w:sz w:val="22"/>
          <w:szCs w:val="22"/>
        </w:rPr>
        <w:commentReference w:id="76"/>
      </w:r>
      <w:commentRangeEnd w:id="77"/>
      <w:r>
        <w:rPr>
          <w:rStyle w:val="CommentReference"/>
          <w:rFonts w:ascii="Arial" w:hAnsi="Arial" w:cs="Arial"/>
          <w:sz w:val="22"/>
          <w:szCs w:val="22"/>
        </w:rPr>
        <w:commentReference w:id="77"/>
      </w:r>
    </w:p>
    <w:p w14:paraId="78A2D227" w14:textId="09A05A4B" w:rsidR="00066D10" w:rsidRDefault="00B27140" w:rsidP="00370D96">
      <w:pPr>
        <w:jc w:val="both"/>
        <w:rPr>
          <w:rFonts w:ascii="Arial" w:hAnsi="Arial" w:cs="Arial"/>
        </w:rPr>
      </w:pPr>
      <w:r w:rsidRPr="006D198A">
        <w:rPr>
          <w:rFonts w:ascii="Arial" w:hAnsi="Arial" w:cs="Arial"/>
        </w:rPr>
        <w:lastRenderedPageBreak/>
        <w:t>Although pelvi</w:t>
      </w:r>
      <w:r w:rsidR="00AB626B">
        <w:rPr>
          <w:rFonts w:ascii="Arial" w:hAnsi="Arial" w:cs="Arial"/>
        </w:rPr>
        <w:t>s</w:t>
      </w:r>
      <w:r w:rsidRPr="006D198A">
        <w:rPr>
          <w:rFonts w:ascii="Arial" w:hAnsi="Arial" w:cs="Arial"/>
        </w:rPr>
        <w:t xml:space="preserve"> waveform</w:t>
      </w:r>
      <w:r w:rsidR="00AB626B">
        <w:rPr>
          <w:rFonts w:ascii="Arial" w:hAnsi="Arial" w:cs="Arial"/>
        </w:rPr>
        <w:t>s</w:t>
      </w:r>
      <w:r w:rsidRPr="006D198A">
        <w:rPr>
          <w:rFonts w:ascii="Arial" w:hAnsi="Arial" w:cs="Arial"/>
        </w:rPr>
        <w:t xml:space="preserve"> were similar between systems, systematic differences in angle magnitude and </w:t>
      </w:r>
      <w:commentRangeStart w:id="78"/>
      <w:r w:rsidRPr="006D198A">
        <w:rPr>
          <w:rFonts w:ascii="Arial" w:hAnsi="Arial" w:cs="Arial"/>
        </w:rPr>
        <w:t xml:space="preserve">increased variability </w:t>
      </w:r>
      <w:commentRangeEnd w:id="78"/>
      <w:r w:rsidR="00843519" w:rsidRPr="006D198A">
        <w:rPr>
          <w:rStyle w:val="CommentReference"/>
          <w:rFonts w:ascii="Arial" w:hAnsi="Arial" w:cs="Arial"/>
          <w:sz w:val="22"/>
          <w:szCs w:val="22"/>
        </w:rPr>
        <w:commentReference w:id="78"/>
      </w:r>
      <w:r w:rsidRPr="006D198A">
        <w:rPr>
          <w:rFonts w:ascii="Arial" w:hAnsi="Arial" w:cs="Arial"/>
        </w:rPr>
        <w:t>were observed</w:t>
      </w:r>
      <w:r w:rsidR="000D1186">
        <w:rPr>
          <w:rFonts w:ascii="Arial" w:hAnsi="Arial" w:cs="Arial"/>
        </w:rPr>
        <w:t>.</w:t>
      </w:r>
      <w:r w:rsidR="00C822DA" w:rsidRPr="00C822DA">
        <w:rPr>
          <w:rFonts w:ascii="Arial" w:hAnsi="Arial" w:cs="Arial"/>
        </w:rPr>
        <w:t xml:space="preserve"> </w:t>
      </w:r>
      <w:r w:rsidR="00C822DA">
        <w:rPr>
          <w:rFonts w:ascii="Arial" w:hAnsi="Arial" w:cs="Arial"/>
        </w:rPr>
        <w:t xml:space="preserve">Pelvic kinematics </w:t>
      </w:r>
      <w:r w:rsidR="00575292">
        <w:rPr>
          <w:rFonts w:ascii="Arial" w:hAnsi="Arial" w:cs="Arial"/>
        </w:rPr>
        <w:t>demonstrated</w:t>
      </w:r>
      <w:r w:rsidR="00C822DA">
        <w:rPr>
          <w:rFonts w:ascii="Arial" w:hAnsi="Arial" w:cs="Arial"/>
        </w:rPr>
        <w:t xml:space="preserve"> strong agreement in pelvic rotation but weaker in pelvic tilt and obliquity.</w:t>
      </w:r>
      <w:r w:rsidR="000F1A7E">
        <w:rPr>
          <w:rFonts w:ascii="Arial" w:hAnsi="Arial" w:cs="Arial"/>
        </w:rPr>
        <w:t xml:space="preserve"> High </w:t>
      </w:r>
      <w:r w:rsidR="004B79C5">
        <w:rPr>
          <w:rFonts w:ascii="Arial" w:hAnsi="Arial" w:cs="Arial"/>
        </w:rPr>
        <w:t>equivalence</w:t>
      </w:r>
      <w:r w:rsidR="000F1A7E">
        <w:rPr>
          <w:rFonts w:ascii="Arial" w:hAnsi="Arial" w:cs="Arial"/>
        </w:rPr>
        <w:t xml:space="preserve"> </w:t>
      </w:r>
      <w:r w:rsidR="00BC02EB">
        <w:rPr>
          <w:rFonts w:ascii="Arial" w:hAnsi="Arial" w:cs="Arial"/>
        </w:rPr>
        <w:t xml:space="preserve">was </w:t>
      </w:r>
      <w:r w:rsidR="000F1A7E">
        <w:rPr>
          <w:rFonts w:ascii="Arial" w:hAnsi="Arial" w:cs="Arial"/>
        </w:rPr>
        <w:t>observed in pelvic rotation</w:t>
      </w:r>
      <w:r w:rsidR="003E15C5">
        <w:rPr>
          <w:rFonts w:ascii="Arial" w:hAnsi="Arial" w:cs="Arial"/>
        </w:rPr>
        <w:t xml:space="preserve"> </w:t>
      </w:r>
      <w:r w:rsidR="00A76D73">
        <w:rPr>
          <w:rFonts w:ascii="Arial" w:hAnsi="Arial" w:cs="Arial"/>
        </w:rPr>
        <w:t>s</w:t>
      </w:r>
      <w:r w:rsidR="00E57CFA">
        <w:rPr>
          <w:rFonts w:ascii="Arial" w:hAnsi="Arial" w:cs="Arial"/>
        </w:rPr>
        <w:t xml:space="preserve">upporting the </w:t>
      </w:r>
      <w:r w:rsidR="00374207">
        <w:rPr>
          <w:rFonts w:ascii="Arial" w:hAnsi="Arial" w:cs="Arial"/>
        </w:rPr>
        <w:t>interchangeability of th</w:t>
      </w:r>
      <w:r w:rsidR="00A76D73">
        <w:rPr>
          <w:rFonts w:ascii="Arial" w:hAnsi="Arial" w:cs="Arial"/>
        </w:rPr>
        <w:t>i</w:t>
      </w:r>
      <w:r w:rsidR="00374207">
        <w:rPr>
          <w:rFonts w:ascii="Arial" w:hAnsi="Arial" w:cs="Arial"/>
        </w:rPr>
        <w:t xml:space="preserve">s variable. However pelvic tilt and obliquity </w:t>
      </w:r>
      <w:r w:rsidR="003F63F0">
        <w:rPr>
          <w:rFonts w:ascii="Arial" w:hAnsi="Arial" w:cs="Arial"/>
        </w:rPr>
        <w:t xml:space="preserve">showed </w:t>
      </w:r>
      <w:r w:rsidR="00A02E41">
        <w:rPr>
          <w:rFonts w:ascii="Arial" w:hAnsi="Arial" w:cs="Arial"/>
        </w:rPr>
        <w:t xml:space="preserve">increased variability and </w:t>
      </w:r>
      <w:r w:rsidR="003F63F0">
        <w:rPr>
          <w:rFonts w:ascii="Arial" w:hAnsi="Arial" w:cs="Arial"/>
        </w:rPr>
        <w:t>lower equivalence</w:t>
      </w:r>
      <w:r w:rsidR="00BC02EB">
        <w:rPr>
          <w:rFonts w:ascii="Arial" w:hAnsi="Arial" w:cs="Arial"/>
        </w:rPr>
        <w:t xml:space="preserve"> likely</w:t>
      </w:r>
      <w:r w:rsidR="00231F3D">
        <w:rPr>
          <w:rFonts w:ascii="Arial" w:hAnsi="Arial" w:cs="Arial"/>
        </w:rPr>
        <w:t xml:space="preserve"> due to </w:t>
      </w:r>
      <w:r w:rsidRPr="006D198A">
        <w:rPr>
          <w:rFonts w:ascii="Arial" w:hAnsi="Arial" w:cs="Arial"/>
        </w:rPr>
        <w:t>differences in pelvic segment definition and coordinate system alignment between markerless and marker-based models. Pelvic orientation is highly sensitive to the definition of anatomical reference frames, and even small differences in model assumptions can result in consistent offsets in reported angles</w:t>
      </w:r>
      <w:r w:rsidR="00492AF9" w:rsidRPr="006D198A">
        <w:rPr>
          <w:rFonts w:ascii="Arial" w:hAnsi="Arial" w:cs="Arial"/>
        </w:rPr>
        <w:t xml:space="preserve"> </w:t>
      </w:r>
      <w:r w:rsidR="001F5F8E" w:rsidRPr="006D198A">
        <w:rPr>
          <w:rFonts w:ascii="Arial" w:hAnsi="Arial" w:cs="Arial"/>
        </w:rPr>
        <w:fldChar w:fldCharType="begin">
          <w:fldData xml:space="preserve">PEVuZE5vdGU+PENpdGU+PEF1dGhvcj5XcmVuPC9BdXRob3I+PFllYXI+MjAyMzwvWWVhcj48UmVj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</w:fldData>
        </w:fldChar>
      </w:r>
      <w:r w:rsidR="00476A1D" w:rsidRPr="006D198A">
        <w:rPr>
          <w:rFonts w:ascii="Arial" w:hAnsi="Arial" w:cs="Arial"/>
        </w:rPr>
        <w:instrText xml:space="preserve"> ADDIN EN.CITE </w:instrText>
      </w:r>
      <w:r w:rsidR="00476A1D" w:rsidRPr="006D198A">
        <w:rPr>
          <w:rFonts w:ascii="Arial" w:hAnsi="Arial" w:cs="Arial"/>
        </w:rPr>
        <w:fldChar w:fldCharType="begin">
          <w:fldData xml:space="preserve">PEVuZE5vdGU+PENpdGU+PEF1dGhvcj5XcmVuPC9BdXRob3I+PFllYXI+MjAyMzwvWWVhcj48UmVj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</w:fldData>
        </w:fldChar>
      </w:r>
      <w:r w:rsidR="00476A1D" w:rsidRPr="006D198A">
        <w:rPr>
          <w:rFonts w:ascii="Arial" w:hAnsi="Arial" w:cs="Arial"/>
        </w:rPr>
        <w:instrText xml:space="preserve"> ADDIN EN.CITE.DATA </w:instrText>
      </w:r>
      <w:r w:rsidR="00476A1D" w:rsidRPr="006D198A">
        <w:rPr>
          <w:rFonts w:ascii="Arial" w:hAnsi="Arial" w:cs="Arial"/>
        </w:rPr>
      </w:r>
      <w:r w:rsidR="00476A1D" w:rsidRPr="006D198A">
        <w:rPr>
          <w:rFonts w:ascii="Arial" w:hAnsi="Arial" w:cs="Arial"/>
        </w:rPr>
        <w:fldChar w:fldCharType="end"/>
      </w:r>
      <w:r w:rsidR="001F5F8E" w:rsidRPr="006D198A">
        <w:rPr>
          <w:rFonts w:ascii="Arial" w:hAnsi="Arial" w:cs="Arial"/>
        </w:rPr>
      </w:r>
      <w:r w:rsidR="001F5F8E" w:rsidRPr="006D198A">
        <w:rPr>
          <w:rFonts w:ascii="Arial" w:hAnsi="Arial" w:cs="Arial"/>
        </w:rPr>
        <w:fldChar w:fldCharType="separate"/>
      </w:r>
      <w:r w:rsidR="00476A1D" w:rsidRPr="006D198A">
        <w:rPr>
          <w:rFonts w:ascii="Arial" w:hAnsi="Arial" w:cs="Arial"/>
          <w:noProof/>
        </w:rPr>
        <w:t>(Kanko, 2020; Wren et al., 2023; Coll et al., 2024)</w:t>
      </w:r>
      <w:r w:rsidR="001F5F8E" w:rsidRPr="006D198A">
        <w:rPr>
          <w:rFonts w:ascii="Arial" w:hAnsi="Arial" w:cs="Arial"/>
        </w:rPr>
        <w:fldChar w:fldCharType="end"/>
      </w:r>
      <w:r w:rsidR="005310B2" w:rsidRPr="006D198A">
        <w:rPr>
          <w:rFonts w:ascii="Arial" w:hAnsi="Arial" w:cs="Arial"/>
        </w:rPr>
        <w:t xml:space="preserve">. </w:t>
      </w:r>
      <w:r w:rsidR="00BC02EB">
        <w:rPr>
          <w:rFonts w:ascii="Arial" w:hAnsi="Arial" w:cs="Arial"/>
        </w:rPr>
        <w:t>P</w:t>
      </w:r>
      <w:r w:rsidR="00370D96">
        <w:rPr>
          <w:rFonts w:ascii="Arial" w:hAnsi="Arial" w:cs="Arial"/>
        </w:rPr>
        <w:t>elvi</w:t>
      </w:r>
      <w:r w:rsidR="00174CDF">
        <w:rPr>
          <w:rFonts w:ascii="Arial" w:hAnsi="Arial" w:cs="Arial"/>
        </w:rPr>
        <w:t xml:space="preserve">c rotation has </w:t>
      </w:r>
      <w:r w:rsidR="00736A60">
        <w:rPr>
          <w:rFonts w:ascii="Arial" w:hAnsi="Arial" w:cs="Arial"/>
        </w:rPr>
        <w:t>greater equival</w:t>
      </w:r>
      <w:r w:rsidR="00BC02EB">
        <w:rPr>
          <w:rFonts w:ascii="Arial" w:hAnsi="Arial" w:cs="Arial"/>
        </w:rPr>
        <w:t>e</w:t>
      </w:r>
      <w:r w:rsidR="00736A60">
        <w:rPr>
          <w:rFonts w:ascii="Arial" w:hAnsi="Arial" w:cs="Arial"/>
        </w:rPr>
        <w:t>nce because it</w:t>
      </w:r>
      <w:r w:rsidR="00423CCE">
        <w:rPr>
          <w:rFonts w:ascii="Arial" w:hAnsi="Arial" w:cs="Arial"/>
        </w:rPr>
        <w:t xml:space="preserve"> has a </w:t>
      </w:r>
      <w:commentRangeStart w:id="79"/>
      <w:r w:rsidR="00423CCE">
        <w:rPr>
          <w:rFonts w:ascii="Arial" w:hAnsi="Arial" w:cs="Arial"/>
        </w:rPr>
        <w:t>larger angle</w:t>
      </w:r>
      <w:r w:rsidR="00EE21E6">
        <w:rPr>
          <w:rFonts w:ascii="Arial" w:hAnsi="Arial" w:cs="Arial"/>
        </w:rPr>
        <w:t xml:space="preserve"> than </w:t>
      </w:r>
      <w:r w:rsidR="00C357AF">
        <w:rPr>
          <w:rFonts w:ascii="Arial" w:hAnsi="Arial" w:cs="Arial"/>
        </w:rPr>
        <w:t>in sagittal and frontal</w:t>
      </w:r>
      <w:commentRangeEnd w:id="79"/>
      <w:r w:rsidR="00843519">
        <w:rPr>
          <w:rStyle w:val="CommentReference"/>
          <w:rFonts w:ascii="Arial" w:hAnsi="Arial" w:cs="Arial"/>
          <w:sz w:val="22"/>
          <w:szCs w:val="22"/>
        </w:rPr>
        <w:commentReference w:id="79"/>
      </w:r>
      <w:r w:rsidR="000971FC">
        <w:rPr>
          <w:rFonts w:ascii="Arial" w:hAnsi="Arial" w:cs="Arial"/>
        </w:rPr>
        <w:t>.</w:t>
      </w:r>
    </w:p>
    <w:p w14:paraId="647917A4" w14:textId="4315D7DA" w:rsidR="005C5F2A" w:rsidRDefault="3DFCA95A" w:rsidP="003748F3">
      <w:pPr>
        <w:jc w:val="both"/>
        <w:rPr>
          <w:rFonts w:ascii="Arial" w:hAnsi="Arial" w:cs="Arial"/>
        </w:rPr>
      </w:pPr>
      <w:commentRangeStart w:id="80"/>
      <w:r w:rsidRPr="22CDB18A">
        <w:rPr>
          <w:rFonts w:ascii="Arial" w:hAnsi="Arial" w:cs="Arial"/>
        </w:rPr>
        <w:t xml:space="preserve">We </w:t>
      </w:r>
      <w:r w:rsidR="40C1E3BB" w:rsidRPr="22CDB18A">
        <w:rPr>
          <w:rFonts w:ascii="Arial" w:hAnsi="Arial" w:cs="Arial"/>
        </w:rPr>
        <w:t>belie</w:t>
      </w:r>
      <w:commentRangeEnd w:id="80"/>
      <w:r w:rsidR="00843519" w:rsidRPr="22CDB18A">
        <w:rPr>
          <w:rStyle w:val="CommentReference"/>
          <w:rFonts w:ascii="Arial" w:hAnsi="Arial" w:cs="Arial"/>
          <w:sz w:val="22"/>
          <w:szCs w:val="22"/>
        </w:rPr>
        <w:commentReference w:id="80"/>
      </w:r>
      <w:r w:rsidR="40C1E3BB" w:rsidRPr="22CDB18A">
        <w:rPr>
          <w:rFonts w:ascii="Arial" w:hAnsi="Arial" w:cs="Arial"/>
        </w:rPr>
        <w:t>ve</w:t>
      </w:r>
      <w:r w:rsidRPr="22CDB18A">
        <w:rPr>
          <w:rFonts w:ascii="Arial" w:hAnsi="Arial" w:cs="Arial"/>
        </w:rPr>
        <w:t xml:space="preserve"> this to </w:t>
      </w:r>
      <w:r w:rsidR="46B5DAA6" w:rsidRPr="22CDB18A">
        <w:rPr>
          <w:rFonts w:ascii="Arial" w:hAnsi="Arial" w:cs="Arial"/>
        </w:rPr>
        <w:t>be the first study to evaluate</w:t>
      </w:r>
      <w:r w:rsidR="2C569A83" w:rsidRPr="22CDB18A">
        <w:rPr>
          <w:rFonts w:ascii="Arial" w:hAnsi="Arial" w:cs="Arial"/>
        </w:rPr>
        <w:t xml:space="preserve"> time-varying (1D)</w:t>
      </w:r>
      <w:r w:rsidR="46B5DAA6" w:rsidRPr="22CDB18A">
        <w:rPr>
          <w:rFonts w:ascii="Arial" w:hAnsi="Arial" w:cs="Arial"/>
        </w:rPr>
        <w:t xml:space="preserve"> equivalence between</w:t>
      </w:r>
      <w:r w:rsidR="7BB9ECC9" w:rsidRPr="22CDB18A">
        <w:rPr>
          <w:rFonts w:ascii="Arial" w:hAnsi="Arial" w:cs="Arial"/>
        </w:rPr>
        <w:t xml:space="preserve"> </w:t>
      </w:r>
      <w:commentRangeStart w:id="81"/>
      <w:r w:rsidR="46B5DAA6" w:rsidRPr="22CDB18A">
        <w:rPr>
          <w:rFonts w:ascii="Arial" w:hAnsi="Arial" w:cs="Arial"/>
        </w:rPr>
        <w:t xml:space="preserve">marker-based </w:t>
      </w:r>
      <w:commentRangeEnd w:id="81"/>
      <w:r w:rsidR="00843519" w:rsidRPr="22CDB18A">
        <w:rPr>
          <w:rStyle w:val="CommentReference"/>
          <w:rFonts w:ascii="Arial" w:hAnsi="Arial" w:cs="Arial"/>
          <w:sz w:val="22"/>
          <w:szCs w:val="22"/>
        </w:rPr>
        <w:commentReference w:id="81"/>
      </w:r>
      <w:r w:rsidR="7BB9ECC9" w:rsidRPr="22CDB18A">
        <w:rPr>
          <w:rFonts w:ascii="Arial" w:hAnsi="Arial" w:cs="Arial"/>
        </w:rPr>
        <w:t xml:space="preserve">and markerless </w:t>
      </w:r>
      <w:r w:rsidR="46B5DAA6" w:rsidRPr="22CDB18A">
        <w:rPr>
          <w:rFonts w:ascii="Arial" w:hAnsi="Arial" w:cs="Arial"/>
        </w:rPr>
        <w:t xml:space="preserve">systems. Equivalence </w:t>
      </w:r>
      <w:r w:rsidR="4E832843" w:rsidRPr="22CDB18A">
        <w:rPr>
          <w:rFonts w:ascii="Arial" w:hAnsi="Arial" w:cs="Arial"/>
        </w:rPr>
        <w:t xml:space="preserve">is a useful perspective through which two measurement tools can be evaluated because </w:t>
      </w:r>
      <w:r w:rsidR="5922653B" w:rsidRPr="22CDB18A">
        <w:rPr>
          <w:rFonts w:ascii="Arial" w:hAnsi="Arial" w:cs="Arial"/>
        </w:rPr>
        <w:t xml:space="preserve">it requires researchers to justify the thresholds of equivalence in an a-priori manner and </w:t>
      </w:r>
      <w:r w:rsidR="4E832843" w:rsidRPr="22CDB18A">
        <w:rPr>
          <w:rFonts w:ascii="Arial" w:hAnsi="Arial" w:cs="Arial"/>
        </w:rPr>
        <w:t>the</w:t>
      </w:r>
      <w:r w:rsidR="51EABE27" w:rsidRPr="22CDB18A">
        <w:rPr>
          <w:rFonts w:ascii="Arial" w:hAnsi="Arial" w:cs="Arial"/>
        </w:rPr>
        <w:t xml:space="preserve">re is a single </w:t>
      </w:r>
      <w:r w:rsidR="0834075F" w:rsidRPr="22CDB18A">
        <w:rPr>
          <w:rFonts w:ascii="Arial" w:hAnsi="Arial" w:cs="Arial"/>
        </w:rPr>
        <w:t xml:space="preserve">objective </w:t>
      </w:r>
      <w:r w:rsidR="5922653B" w:rsidRPr="22CDB18A">
        <w:rPr>
          <w:rFonts w:ascii="Arial" w:hAnsi="Arial" w:cs="Arial"/>
        </w:rPr>
        <w:t>result</w:t>
      </w:r>
      <w:commentRangeStart w:id="82"/>
      <w:commentRangeStart w:id="83"/>
      <w:r w:rsidR="0834075F" w:rsidRPr="22CDB18A">
        <w:rPr>
          <w:rFonts w:ascii="Arial" w:hAnsi="Arial" w:cs="Arial"/>
        </w:rPr>
        <w:t>.</w:t>
      </w:r>
      <w:commentRangeEnd w:id="83"/>
      <w:r w:rsidR="00843519" w:rsidRPr="22CDB18A">
        <w:rPr>
          <w:rStyle w:val="CommentReference"/>
          <w:rFonts w:ascii="Arial" w:hAnsi="Arial" w:cs="Arial"/>
          <w:sz w:val="22"/>
          <w:szCs w:val="22"/>
        </w:rPr>
        <w:commentReference w:id="83"/>
      </w:r>
      <w:commentRangeEnd w:id="82"/>
      <w:r w:rsidR="00843519" w:rsidRPr="22CDB18A">
        <w:rPr>
          <w:rStyle w:val="CommentReference"/>
          <w:rFonts w:ascii="Arial" w:hAnsi="Arial" w:cs="Arial"/>
          <w:sz w:val="22"/>
          <w:szCs w:val="22"/>
        </w:rPr>
        <w:commentReference w:id="82"/>
      </w:r>
      <w:r w:rsidR="0834075F" w:rsidRPr="22CDB18A">
        <w:rPr>
          <w:rFonts w:ascii="Arial" w:hAnsi="Arial" w:cs="Arial"/>
        </w:rPr>
        <w:t xml:space="preserve"> </w:t>
      </w:r>
      <w:r w:rsidR="45C221F8" w:rsidRPr="22CDB18A">
        <w:rPr>
          <w:rFonts w:ascii="Arial" w:hAnsi="Arial" w:cs="Arial"/>
        </w:rPr>
        <w:t xml:space="preserve">These results showed </w:t>
      </w:r>
      <w:r w:rsidR="00F50FD3" w:rsidRPr="22CDB18A">
        <w:rPr>
          <w:rFonts w:ascii="Arial" w:hAnsi="Arial" w:cs="Arial"/>
        </w:rPr>
        <w:t>that qualitative</w:t>
      </w:r>
      <w:r w:rsidR="6D26665B" w:rsidRPr="22CDB18A">
        <w:rPr>
          <w:rFonts w:ascii="Arial" w:hAnsi="Arial" w:cs="Arial"/>
        </w:rPr>
        <w:t xml:space="preserve"> </w:t>
      </w:r>
      <w:r w:rsidR="507163ED" w:rsidRPr="22CDB18A">
        <w:rPr>
          <w:rFonts w:ascii="Arial" w:hAnsi="Arial" w:cs="Arial"/>
        </w:rPr>
        <w:t>waveform similarity and low</w:t>
      </w:r>
      <w:r w:rsidR="6D26665B" w:rsidRPr="22CDB18A">
        <w:rPr>
          <w:rFonts w:ascii="Arial" w:hAnsi="Arial" w:cs="Arial"/>
        </w:rPr>
        <w:t xml:space="preserve"> measurement</w:t>
      </w:r>
      <w:r w:rsidR="507163ED" w:rsidRPr="22CDB18A">
        <w:rPr>
          <w:rFonts w:ascii="Arial" w:hAnsi="Arial" w:cs="Arial"/>
        </w:rPr>
        <w:t xml:space="preserve"> variability do not necessarily imply equivalence</w:t>
      </w:r>
      <w:r w:rsidR="73560D5B" w:rsidRPr="22CDB18A">
        <w:rPr>
          <w:rFonts w:ascii="Arial" w:hAnsi="Arial" w:cs="Arial"/>
        </w:rPr>
        <w:t xml:space="preserve"> between systems</w:t>
      </w:r>
      <w:r w:rsidR="507163ED" w:rsidRPr="22CDB18A">
        <w:rPr>
          <w:rFonts w:ascii="Arial" w:hAnsi="Arial" w:cs="Arial"/>
        </w:rPr>
        <w:t>.</w:t>
      </w:r>
      <w:r w:rsidR="00387141">
        <w:rPr>
          <w:rFonts w:ascii="Arial" w:hAnsi="Arial" w:cs="Arial"/>
        </w:rPr>
        <w:t xml:space="preserve"> </w:t>
      </w:r>
      <w:r w:rsidR="507163ED" w:rsidRPr="22CDB18A">
        <w:rPr>
          <w:rFonts w:ascii="Arial" w:hAnsi="Arial" w:cs="Arial"/>
        </w:rPr>
        <w:t>Equivalence testing penalises both systematic bias and increased variability, making it particularly sensitive to small but consistent offsets between systems</w:t>
      </w:r>
      <w:commentRangeStart w:id="84"/>
      <w:r w:rsidR="55D7BDAE" w:rsidRPr="22CDB18A">
        <w:rPr>
          <w:rFonts w:ascii="Arial" w:hAnsi="Arial" w:cs="Arial"/>
        </w:rPr>
        <w:t>.</w:t>
      </w:r>
      <w:commentRangeEnd w:id="84"/>
      <w:r w:rsidR="00843519" w:rsidRPr="22CDB18A">
        <w:rPr>
          <w:rStyle w:val="CommentReference"/>
          <w:rFonts w:ascii="Arial" w:hAnsi="Arial" w:cs="Arial"/>
          <w:sz w:val="22"/>
          <w:szCs w:val="22"/>
        </w:rPr>
        <w:commentReference w:id="84"/>
      </w:r>
      <w:r w:rsidR="39A623D2" w:rsidRPr="22CDB18A">
        <w:rPr>
          <w:rFonts w:ascii="Arial" w:hAnsi="Arial" w:cs="Arial"/>
        </w:rPr>
        <w:t xml:space="preserve"> </w:t>
      </w:r>
      <w:r w:rsidR="6731EA3F" w:rsidRPr="22CDB18A">
        <w:rPr>
          <w:rFonts w:ascii="Arial" w:hAnsi="Arial" w:cs="Arial"/>
        </w:rPr>
        <w:t>In</w:t>
      </w:r>
      <w:r w:rsidR="551503E4" w:rsidRPr="22CDB18A">
        <w:rPr>
          <w:rFonts w:ascii="Arial" w:hAnsi="Arial" w:cs="Arial"/>
        </w:rPr>
        <w:t xml:space="preserve"> this study </w:t>
      </w:r>
      <w:r w:rsidR="6731EA3F" w:rsidRPr="22CDB18A">
        <w:rPr>
          <w:rFonts w:ascii="Arial" w:hAnsi="Arial" w:cs="Arial"/>
        </w:rPr>
        <w:t xml:space="preserve">we </w:t>
      </w:r>
      <w:r w:rsidR="551503E4" w:rsidRPr="22CDB18A">
        <w:rPr>
          <w:rFonts w:ascii="Arial" w:hAnsi="Arial" w:cs="Arial"/>
        </w:rPr>
        <w:t xml:space="preserve">used minimum detectable change (MDC)-based equivalence bounds rather than a </w:t>
      </w:r>
      <w:r w:rsidR="6731EA3F" w:rsidRPr="22CDB18A">
        <w:rPr>
          <w:rFonts w:ascii="Arial" w:hAnsi="Arial" w:cs="Arial"/>
        </w:rPr>
        <w:t xml:space="preserve">single </w:t>
      </w:r>
      <w:r w:rsidR="551503E4" w:rsidRPr="22CDB18A">
        <w:rPr>
          <w:rFonts w:ascii="Arial" w:hAnsi="Arial" w:cs="Arial"/>
        </w:rPr>
        <w:t>fixed threshold</w:t>
      </w:r>
      <w:r w:rsidR="1535244A" w:rsidRPr="22CDB18A">
        <w:rPr>
          <w:rFonts w:ascii="Arial" w:hAnsi="Arial" w:cs="Arial"/>
        </w:rPr>
        <w:t xml:space="preserve"> e.g. +/- 5 degrees as is commonly used in the gait analysis literature. This </w:t>
      </w:r>
      <w:r w:rsidR="551503E4" w:rsidRPr="22CDB18A">
        <w:rPr>
          <w:rFonts w:ascii="Arial" w:hAnsi="Arial" w:cs="Arial"/>
        </w:rPr>
        <w:t>allow</w:t>
      </w:r>
      <w:r w:rsidR="1535244A" w:rsidRPr="22CDB18A">
        <w:rPr>
          <w:rFonts w:ascii="Arial" w:hAnsi="Arial" w:cs="Arial"/>
        </w:rPr>
        <w:t>ed</w:t>
      </w:r>
      <w:r w:rsidR="551503E4" w:rsidRPr="22CDB18A">
        <w:rPr>
          <w:rFonts w:ascii="Arial" w:hAnsi="Arial" w:cs="Arial"/>
        </w:rPr>
        <w:t xml:space="preserve"> the interpretation of </w:t>
      </w:r>
      <w:r w:rsidR="1535244A" w:rsidRPr="22CDB18A">
        <w:rPr>
          <w:rFonts w:ascii="Arial" w:hAnsi="Arial" w:cs="Arial"/>
        </w:rPr>
        <w:t xml:space="preserve">equivalence </w:t>
      </w:r>
      <w:r w:rsidR="551503E4" w:rsidRPr="22CDB18A">
        <w:rPr>
          <w:rFonts w:ascii="Arial" w:hAnsi="Arial" w:cs="Arial"/>
        </w:rPr>
        <w:t xml:space="preserve">to be </w:t>
      </w:r>
      <w:r w:rsidR="77AE2A23" w:rsidRPr="22CDB18A">
        <w:rPr>
          <w:rFonts w:ascii="Arial" w:hAnsi="Arial" w:cs="Arial"/>
        </w:rPr>
        <w:t xml:space="preserve">tightly </w:t>
      </w:r>
      <w:r w:rsidR="5B27CD47" w:rsidRPr="22CDB18A">
        <w:rPr>
          <w:rFonts w:ascii="Arial" w:hAnsi="Arial" w:cs="Arial"/>
        </w:rPr>
        <w:t xml:space="preserve">coupled to </w:t>
      </w:r>
      <w:r w:rsidR="551503E4" w:rsidRPr="22CDB18A">
        <w:rPr>
          <w:rFonts w:ascii="Arial" w:hAnsi="Arial" w:cs="Arial"/>
        </w:rPr>
        <w:t xml:space="preserve">the </w:t>
      </w:r>
      <w:commentRangeStart w:id="85"/>
      <w:r w:rsidR="551503E4" w:rsidRPr="22CDB18A">
        <w:rPr>
          <w:rFonts w:ascii="Arial" w:hAnsi="Arial" w:cs="Arial"/>
        </w:rPr>
        <w:t>measurement sensitivity of the markerless system</w:t>
      </w:r>
      <w:commentRangeEnd w:id="85"/>
      <w:r w:rsidR="00843519" w:rsidRPr="22CDB18A">
        <w:rPr>
          <w:rStyle w:val="CommentReference"/>
          <w:rFonts w:ascii="Arial" w:hAnsi="Arial" w:cs="Arial"/>
          <w:sz w:val="22"/>
          <w:szCs w:val="22"/>
        </w:rPr>
        <w:commentReference w:id="85"/>
      </w:r>
      <w:r w:rsidR="47156AC4" w:rsidRPr="22CDB18A">
        <w:rPr>
          <w:rFonts w:ascii="Arial" w:hAnsi="Arial" w:cs="Arial"/>
        </w:rPr>
        <w:t xml:space="preserve">; where </w:t>
      </w:r>
      <w:r w:rsidR="1669BB0F" w:rsidRPr="22CDB18A">
        <w:rPr>
          <w:rFonts w:ascii="Arial" w:hAnsi="Arial" w:cs="Arial"/>
        </w:rPr>
        <w:t xml:space="preserve">if any </w:t>
      </w:r>
      <w:r w:rsidR="551503E4" w:rsidRPr="22CDB18A">
        <w:rPr>
          <w:rFonts w:ascii="Arial" w:hAnsi="Arial" w:cs="Arial"/>
        </w:rPr>
        <w:t xml:space="preserve">discrepancy between </w:t>
      </w:r>
      <w:r w:rsidR="1669BB0F" w:rsidRPr="22CDB18A">
        <w:rPr>
          <w:rFonts w:ascii="Arial" w:hAnsi="Arial" w:cs="Arial"/>
        </w:rPr>
        <w:t xml:space="preserve">the </w:t>
      </w:r>
      <w:r w:rsidR="551503E4" w:rsidRPr="22CDB18A">
        <w:rPr>
          <w:rFonts w:ascii="Arial" w:hAnsi="Arial" w:cs="Arial"/>
        </w:rPr>
        <w:t xml:space="preserve">markerless and marker-based systems </w:t>
      </w:r>
      <w:r w:rsidR="1669BB0F" w:rsidRPr="22CDB18A">
        <w:rPr>
          <w:rFonts w:ascii="Arial" w:hAnsi="Arial" w:cs="Arial"/>
        </w:rPr>
        <w:t>was</w:t>
      </w:r>
      <w:r w:rsidR="551503E4" w:rsidRPr="22CDB18A">
        <w:rPr>
          <w:rFonts w:ascii="Arial" w:hAnsi="Arial" w:cs="Arial"/>
        </w:rPr>
        <w:t xml:space="preserve"> within the MDC, it </w:t>
      </w:r>
      <w:r w:rsidR="1669BB0F" w:rsidRPr="22CDB18A">
        <w:rPr>
          <w:rFonts w:ascii="Arial" w:hAnsi="Arial" w:cs="Arial"/>
        </w:rPr>
        <w:t>was</w:t>
      </w:r>
      <w:r w:rsidR="551503E4" w:rsidRPr="22CDB18A">
        <w:rPr>
          <w:rFonts w:ascii="Arial" w:hAnsi="Arial" w:cs="Arial"/>
        </w:rPr>
        <w:t xml:space="preserve"> be considered functionally negligible, supporting practical interchangeability.</w:t>
      </w:r>
      <w:r w:rsidR="00F177CC">
        <w:rPr>
          <w:rFonts w:ascii="Arial" w:hAnsi="Arial" w:cs="Arial"/>
        </w:rPr>
        <w:t xml:space="preserve"> </w:t>
      </w:r>
      <w:r w:rsidR="00F177CC" w:rsidRPr="00F177CC">
        <w:rPr>
          <w:rFonts w:ascii="Arial" w:hAnsi="Arial" w:cs="Arial"/>
        </w:rPr>
        <w:t>The equivalence bounds in this study were based on markerless measurement error. However, the marker-based comparator also has measurement error of its own. In a recent systematic review, Horsak et al. (2026) reported median inter-session SEMs for marker-based overground gait kinematics of 2.4°, 1.9° and 3.3° in the sagittal, frontal and transverse planes, respectively. They argued that agreement between a new technology and a marker-based reference cannot be expected to exceed the reference system’s own measurement error.</w:t>
      </w:r>
      <w:r w:rsidR="59B0A8E3" w:rsidRPr="22CDB18A">
        <w:rPr>
          <w:rFonts w:ascii="Arial" w:hAnsi="Arial" w:cs="Arial"/>
        </w:rPr>
        <w:t xml:space="preserve"> </w:t>
      </w:r>
      <w:r w:rsidR="0034007A" w:rsidRPr="22CDB18A">
        <w:rPr>
          <w:rFonts w:ascii="Arial" w:hAnsi="Arial" w:cs="Arial"/>
        </w:rPr>
        <w:t>Nevertheless,</w:t>
      </w:r>
      <w:r w:rsidR="59B0A8E3" w:rsidRPr="22CDB18A">
        <w:rPr>
          <w:rFonts w:ascii="Arial" w:hAnsi="Arial" w:cs="Arial"/>
        </w:rPr>
        <w:t xml:space="preserve"> th</w:t>
      </w:r>
      <w:r w:rsidR="3A5FB35A" w:rsidRPr="22CDB18A">
        <w:rPr>
          <w:rFonts w:ascii="Arial" w:hAnsi="Arial" w:cs="Arial"/>
        </w:rPr>
        <w:t xml:space="preserve">ese </w:t>
      </w:r>
      <w:r w:rsidR="56B9D7E7" w:rsidRPr="22CDB18A">
        <w:rPr>
          <w:rFonts w:ascii="Arial" w:hAnsi="Arial" w:cs="Arial"/>
        </w:rPr>
        <w:t>equivalence bounds</w:t>
      </w:r>
      <w:r w:rsidR="3A5FB35A" w:rsidRPr="22CDB18A">
        <w:rPr>
          <w:rFonts w:ascii="Arial" w:hAnsi="Arial" w:cs="Arial"/>
        </w:rPr>
        <w:t xml:space="preserve"> </w:t>
      </w:r>
      <w:r w:rsidR="3CDB91A9" w:rsidRPr="22CDB18A">
        <w:rPr>
          <w:rFonts w:ascii="Arial" w:hAnsi="Arial" w:cs="Arial"/>
        </w:rPr>
        <w:t xml:space="preserve">require careful consideration, our </w:t>
      </w:r>
      <w:r w:rsidR="56B9D7E7" w:rsidRPr="22CDB18A">
        <w:rPr>
          <w:rFonts w:ascii="Arial" w:hAnsi="Arial" w:cs="Arial"/>
        </w:rPr>
        <w:t xml:space="preserve">bounds </w:t>
      </w:r>
      <w:r w:rsidR="3A5FB35A" w:rsidRPr="22CDB18A">
        <w:rPr>
          <w:rFonts w:ascii="Arial" w:hAnsi="Arial" w:cs="Arial"/>
        </w:rPr>
        <w:t xml:space="preserve">were from a single laboratory environment, </w:t>
      </w:r>
      <w:commentRangeStart w:id="86"/>
      <w:r w:rsidR="3A5FB35A" w:rsidRPr="22CDB18A">
        <w:rPr>
          <w:rFonts w:ascii="Arial" w:hAnsi="Arial" w:cs="Arial"/>
        </w:rPr>
        <w:t xml:space="preserve">software version </w:t>
      </w:r>
      <w:commentRangeEnd w:id="86"/>
      <w:r w:rsidR="00843519" w:rsidRPr="22CDB18A">
        <w:rPr>
          <w:rStyle w:val="CommentReference"/>
          <w:rFonts w:ascii="Arial" w:hAnsi="Arial" w:cs="Arial"/>
          <w:sz w:val="22"/>
          <w:szCs w:val="22"/>
        </w:rPr>
        <w:commentReference w:id="86"/>
      </w:r>
      <w:r w:rsidR="3A5FB35A" w:rsidRPr="22CDB18A">
        <w:rPr>
          <w:rFonts w:ascii="Arial" w:hAnsi="Arial" w:cs="Arial"/>
        </w:rPr>
        <w:t>and clothing condition</w:t>
      </w:r>
      <w:r w:rsidR="3F9BA6E3" w:rsidRPr="22CDB18A">
        <w:rPr>
          <w:rFonts w:ascii="Arial" w:hAnsi="Arial" w:cs="Arial"/>
        </w:rPr>
        <w:t xml:space="preserve"> so </w:t>
      </w:r>
      <w:r w:rsidR="7601A677" w:rsidRPr="22CDB18A">
        <w:rPr>
          <w:rFonts w:ascii="Arial" w:hAnsi="Arial" w:cs="Arial"/>
        </w:rPr>
        <w:t xml:space="preserve">may not be </w:t>
      </w:r>
      <w:del w:id="87" w:author="Barton, Gabor" w:date="2026-07-16T20:19:00Z" w16du:dateUtc="2026-07-16T19:19:00Z">
        <w:r w:rsidR="53D63DEA" w:rsidRPr="22CDB18A" w:rsidDel="0D40073F">
          <w:rPr>
            <w:rFonts w:ascii="Arial" w:hAnsi="Arial" w:cs="Arial"/>
          </w:rPr>
          <w:delText xml:space="preserve">not </w:delText>
        </w:r>
      </w:del>
      <w:r w:rsidR="3F9BA6E3" w:rsidRPr="22CDB18A">
        <w:rPr>
          <w:rFonts w:ascii="Arial" w:hAnsi="Arial" w:cs="Arial"/>
        </w:rPr>
        <w:t xml:space="preserve">universally applicable. </w:t>
      </w:r>
    </w:p>
    <w:p w14:paraId="7377FE1A" w14:textId="7933CB30" w:rsidR="00334B62" w:rsidRDefault="005C5F2A" w:rsidP="003748F3">
      <w:pPr>
        <w:jc w:val="both"/>
        <w:rPr>
          <w:rFonts w:ascii="Arial" w:hAnsi="Arial" w:cs="Arial"/>
        </w:rPr>
      </w:pPr>
      <w:r w:rsidRPr="005C5F2A">
        <w:rPr>
          <w:rFonts w:ascii="Arial" w:hAnsi="Arial" w:cs="Arial"/>
        </w:rPr>
        <w:t>Compared with the marker-based MDCs Horsak et al. (2026) reported for healthy adults, the markerless MDCs used here were similar for the sagittal plane. Values were within approximately 2° for hip flexion (6.2° vs 6.7°), knee flexion (6.7° vs 4.8°), ankle dorsiflexion (5.1° vs 4.4°) and pelvic tilt (4.1° vs 4.6°). In contrast, markerless MDCs were considerably smaller for most frontal</w:t>
      </w:r>
      <w:r w:rsidR="006B391C">
        <w:rPr>
          <w:rFonts w:ascii="Arial" w:hAnsi="Arial" w:cs="Arial"/>
        </w:rPr>
        <w:t xml:space="preserve"> </w:t>
      </w:r>
      <w:r w:rsidRPr="005C5F2A">
        <w:rPr>
          <w:rFonts w:ascii="Arial" w:hAnsi="Arial" w:cs="Arial"/>
        </w:rPr>
        <w:t>and transverse</w:t>
      </w:r>
      <w:r w:rsidR="006B391C">
        <w:rPr>
          <w:rFonts w:ascii="Arial" w:hAnsi="Arial" w:cs="Arial"/>
        </w:rPr>
        <w:t xml:space="preserve"> </w:t>
      </w:r>
      <w:r w:rsidRPr="005C5F2A">
        <w:rPr>
          <w:rFonts w:ascii="Arial" w:hAnsi="Arial" w:cs="Arial"/>
        </w:rPr>
        <w:t>plane variables, particularly hip rotation (7.5° vs 15.8°), ankle rotation (4.2° vs 11.9°) and knee varus/valgus (4.0° vs 8.3°). Pelvic rotation was the main exception, with a larger markerless MDC (6.3° vs 3.4°).</w:t>
      </w:r>
    </w:p>
    <w:p w14:paraId="100FE413" w14:textId="6A922F51" w:rsidR="009A7A0F" w:rsidRPr="006D198A" w:rsidRDefault="009A7A0F" w:rsidP="003748F3">
      <w:pPr>
        <w:jc w:val="both"/>
        <w:rPr>
          <w:rFonts w:ascii="Arial" w:hAnsi="Arial" w:cs="Arial"/>
        </w:rPr>
      </w:pPr>
      <w:r w:rsidRPr="009A7A0F">
        <w:rPr>
          <w:rFonts w:ascii="Arial" w:hAnsi="Arial" w:cs="Arial"/>
        </w:rPr>
        <w:t xml:space="preserve">The lower inter-session error of the markerless system is consistent with the absence of marker replacement between sessions. Marker misplacement is a dominant source of between-session error in marker-based gait analysis, particularly for hip and knee rotation </w:t>
      </w:r>
      <w:r w:rsidR="00482C83">
        <w:rPr>
          <w:rFonts w:ascii="Arial" w:hAnsi="Arial" w:cs="Arial"/>
        </w:rPr>
        <w:fldChar w:fldCharType="begin"/>
      </w:r>
      <w:r w:rsidR="00482C83">
        <w:rPr>
          <w:rFonts w:ascii="Arial" w:hAnsi="Arial" w:cs="Arial"/>
        </w:rPr>
        <w:instrText xml:space="preserve"> ADDIN EN.CITE &lt;EndNote&gt;&lt;Cite&gt;&lt;Author&gt;Della Croce&lt;/Author&gt;&lt;Year&gt;2005&lt;/Year&gt;&lt;RecNum&gt;174&lt;/RecNum&gt;&lt;Suffix&gt;{Horsak`, 2026 `#163&lt;/Suffix&gt;&lt;DisplayText&gt;(Della Croce et al., 2005{Horsak, 2026 #163)&lt;/DisplayText&gt;&lt;record&gt;&lt;rec-number&gt;174&lt;/rec-number&gt;&lt;foreign-keys&gt;&lt;key app="EN" db-id="9vpsz9r5szfa0oe9d5ep95919rxeasd2dfwe" timestamp="1792441261"&gt;174&lt;/key&gt;&lt;/foreign-keys&gt;&lt;ref-type name="Journal Article"&gt;17&lt;/ref-type&gt;&lt;contributors&gt;&lt;authors&gt;&lt;author&gt;Della Croce, Ugo&lt;/author&gt;&lt;author&gt;Leardini, Alberto&lt;/author&gt;&lt;author&gt;Chiari, Lorenzo&lt;/author&gt;&lt;author&gt;Cappozzo, Aurelio&lt;/author&gt;&lt;/authors&gt;&lt;/contributors&gt;&lt;titles&gt;&lt;title&gt;Human movement analysis using stereophotogrammetry: Part 4: assessment of anatomical landmark misplacement and its effects on joint kinematics&lt;/title&gt;&lt;secondary-title&gt;Gait &amp;amp; posture&lt;/secondary-title&gt;&lt;/titles&gt;&lt;periodical&gt;&lt;full-title&gt;Gait &amp;amp; Posture&lt;/full-title&gt;&lt;/periodical&gt;&lt;pages&gt;226-237&lt;/pages&gt;&lt;volume&gt;21&lt;/volume&gt;&lt;number&gt;2&lt;/number&gt;&lt;dates&gt;&lt;year&gt;2005&lt;/year&gt;&lt;/dates&gt;&lt;isbn&gt;0966-6362&lt;/isbn&gt;&lt;urls&gt;&lt;/urls&gt;&lt;/record&gt;&lt;/Cite&gt;&lt;/EndNote&gt;</w:instrText>
      </w:r>
      <w:r w:rsidR="00482C83">
        <w:rPr>
          <w:rFonts w:ascii="Arial" w:hAnsi="Arial" w:cs="Arial"/>
        </w:rPr>
        <w:fldChar w:fldCharType="separate"/>
      </w:r>
      <w:r w:rsidR="00482C83">
        <w:rPr>
          <w:rFonts w:ascii="Arial" w:hAnsi="Arial" w:cs="Arial"/>
          <w:noProof/>
        </w:rPr>
        <w:t>(Della Croce et al., 2005{Horsak, 2026 #163)</w:t>
      </w:r>
      <w:r w:rsidR="00482C83">
        <w:rPr>
          <w:rFonts w:ascii="Arial" w:hAnsi="Arial" w:cs="Arial"/>
        </w:rPr>
        <w:fldChar w:fldCharType="end"/>
      </w:r>
      <w:r>
        <w:rPr>
          <w:rFonts w:ascii="Arial" w:hAnsi="Arial" w:cs="Arial"/>
        </w:rPr>
        <w:t>}.</w:t>
      </w:r>
      <w:r w:rsidR="00843519">
        <w:rPr>
          <w:rFonts w:ascii="Arial" w:hAnsi="Arial" w:cs="Arial"/>
        </w:rPr>
        <w:t xml:space="preserve"> </w:t>
      </w:r>
      <w:r w:rsidR="00843519" w:rsidRPr="00843519">
        <w:rPr>
          <w:rFonts w:ascii="Arial" w:hAnsi="Arial" w:cs="Arial"/>
        </w:rPr>
        <w:t xml:space="preserve">However, a smaller MDC does not necessarily indicate greater accuracy. The lower markerless variability observed in the present study </w:t>
      </w:r>
      <w:r w:rsidR="00843519">
        <w:rPr>
          <w:rFonts w:ascii="Arial" w:hAnsi="Arial" w:cs="Arial"/>
        </w:rPr>
        <w:t>(</w:t>
      </w:r>
      <w:r w:rsidR="00843519">
        <w:rPr>
          <w:rFonts w:ascii="Arial" w:hAnsi="Arial" w:cs="Arial"/>
        </w:rPr>
        <w:fldChar w:fldCharType="begin"/>
      </w:r>
      <w:r w:rsidR="00843519">
        <w:rPr>
          <w:rFonts w:ascii="Arial" w:hAnsi="Arial" w:cs="Arial"/>
        </w:rPr>
        <w:instrText xml:space="preserve"> REF _Ref220259792 \h </w:instrText>
      </w:r>
      <w:r w:rsidR="00843519">
        <w:rPr>
          <w:rFonts w:ascii="Arial" w:hAnsi="Arial" w:cs="Arial"/>
        </w:rPr>
      </w:r>
      <w:r w:rsidR="00843519">
        <w:rPr>
          <w:rFonts w:ascii="Arial" w:hAnsi="Arial" w:cs="Arial"/>
        </w:rPr>
        <w:fldChar w:fldCharType="separate"/>
      </w:r>
      <w:r w:rsidR="00843519" w:rsidRPr="07E5BD22">
        <w:rPr>
          <w:rFonts w:ascii="Arial" w:hAnsi="Arial" w:cs="Arial"/>
        </w:rPr>
        <w:t xml:space="preserve">Figure </w:t>
      </w:r>
      <w:r w:rsidR="00843519" w:rsidRPr="07E5BD22">
        <w:rPr>
          <w:rFonts w:ascii="Arial" w:hAnsi="Arial" w:cs="Arial"/>
          <w:noProof/>
        </w:rPr>
        <w:t>3</w:t>
      </w:r>
      <w:r w:rsidR="00843519">
        <w:rPr>
          <w:rFonts w:ascii="Arial" w:hAnsi="Arial" w:cs="Arial"/>
        </w:rPr>
        <w:fldChar w:fldCharType="end"/>
      </w:r>
      <w:r w:rsidR="00843519" w:rsidRPr="00843519">
        <w:rPr>
          <w:rFonts w:ascii="Arial" w:hAnsi="Arial" w:cs="Arial"/>
        </w:rPr>
        <w:t>) may partly reflect model constraints and smoothing within the pose-estimation and inverse-kinematics pipeline, which may also reduce sensitivity to genuine stride-to-stride variation.</w:t>
      </w:r>
    </w:p>
    <w:p w14:paraId="465B8ECD" w14:textId="77777777" w:rsidR="00B712A3" w:rsidRPr="006D198A" w:rsidRDefault="00B712A3" w:rsidP="003748F3">
      <w:pPr>
        <w:jc w:val="both"/>
        <w:rPr>
          <w:rFonts w:ascii="Arial" w:hAnsi="Arial" w:cs="Arial"/>
        </w:rPr>
      </w:pPr>
      <w:r w:rsidRPr="006D198A">
        <w:rPr>
          <w:rFonts w:ascii="Arial" w:hAnsi="Arial" w:cs="Arial"/>
        </w:rPr>
        <w:t xml:space="preserve">While markerless motion capture demonstrated generally comparable kinematic outputs to marker-based systems in healthy adults, differences attributable to model definitions and </w:t>
      </w:r>
      <w:r w:rsidRPr="006D198A">
        <w:rPr>
          <w:rFonts w:ascii="Arial" w:hAnsi="Arial" w:cs="Arial"/>
        </w:rPr>
        <w:lastRenderedPageBreak/>
        <w:t>segment coordinate systems remain evident. These findings do not suggest that one system is inherently superior, but rather that ML and MB systems should be interpreted as distinct measurement approaches with different strengths and limitations</w:t>
      </w:r>
      <w:commentRangeStart w:id="88"/>
      <w:r w:rsidRPr="006D198A">
        <w:rPr>
          <w:rFonts w:ascii="Arial" w:hAnsi="Arial" w:cs="Arial"/>
        </w:rPr>
        <w:t>.</w:t>
      </w:r>
      <w:commentRangeEnd w:id="88"/>
      <w:r w:rsidR="003F0FE6" w:rsidRPr="006D198A">
        <w:rPr>
          <w:rStyle w:val="CommentReference"/>
          <w:rFonts w:ascii="Arial" w:hAnsi="Arial" w:cs="Arial"/>
          <w:sz w:val="22"/>
          <w:szCs w:val="22"/>
        </w:rPr>
        <w:commentReference w:id="88"/>
      </w:r>
    </w:p>
    <w:p w14:paraId="35BB1E15" w14:textId="77777777" w:rsidR="00621755" w:rsidRPr="006D198A" w:rsidRDefault="00621755" w:rsidP="003748F3">
      <w:pPr>
        <w:jc w:val="both"/>
        <w:rPr>
          <w:rFonts w:ascii="Arial" w:hAnsi="Arial" w:cs="Arial"/>
          <w:b/>
          <w:bCs/>
        </w:rPr>
      </w:pPr>
    </w:p>
    <w:p w14:paraId="0EFE6924" w14:textId="2021762F" w:rsidR="00621755" w:rsidRPr="006D198A" w:rsidRDefault="00621755" w:rsidP="003748F3">
      <w:pPr>
        <w:jc w:val="both"/>
        <w:rPr>
          <w:rFonts w:ascii="Arial" w:hAnsi="Arial" w:cs="Arial"/>
          <w:b/>
          <w:bCs/>
        </w:rPr>
      </w:pPr>
      <w:commentRangeStart w:id="89"/>
      <w:r w:rsidRPr="07E5BD22">
        <w:rPr>
          <w:rFonts w:ascii="Arial" w:hAnsi="Arial" w:cs="Arial"/>
          <w:b/>
          <w:bCs/>
        </w:rPr>
        <w:t>Limitation of the study</w:t>
      </w:r>
      <w:commentRangeEnd w:id="89"/>
      <w:r w:rsidRPr="07E5BD22">
        <w:rPr>
          <w:rStyle w:val="CommentReference"/>
          <w:rFonts w:ascii="Arial" w:hAnsi="Arial" w:cs="Arial"/>
          <w:b/>
          <w:bCs/>
          <w:sz w:val="22"/>
          <w:szCs w:val="22"/>
        </w:rPr>
        <w:commentReference w:id="89"/>
      </w:r>
      <w:r w:rsidRPr="07E5BD22">
        <w:rPr>
          <w:rFonts w:ascii="Arial" w:hAnsi="Arial" w:cs="Arial"/>
          <w:b/>
          <w:bCs/>
        </w:rPr>
        <w:t xml:space="preserve"> </w:t>
      </w:r>
    </w:p>
    <w:p w14:paraId="3BE4DDC1" w14:textId="57E1374A" w:rsidR="000E7C1F" w:rsidRDefault="15BF46FD" w:rsidP="003748F3">
      <w:pPr>
        <w:jc w:val="both"/>
        <w:rPr>
          <w:rFonts w:ascii="Arial" w:hAnsi="Arial" w:cs="Arial"/>
        </w:rPr>
      </w:pPr>
      <w:r w:rsidRPr="0046E699">
        <w:rPr>
          <w:rFonts w:ascii="Arial" w:hAnsi="Arial" w:cs="Arial"/>
        </w:rPr>
        <w:t xml:space="preserve">Several limitations should be considered when interpreting the results of this study. </w:t>
      </w:r>
      <w:r w:rsidR="291AB0A2" w:rsidRPr="0046E699">
        <w:rPr>
          <w:rFonts w:ascii="Arial" w:hAnsi="Arial" w:cs="Arial"/>
        </w:rPr>
        <w:t>Firstly,</w:t>
      </w:r>
      <w:r w:rsidR="647E822F" w:rsidRPr="0046E699">
        <w:rPr>
          <w:rFonts w:ascii="Arial" w:hAnsi="Arial" w:cs="Arial"/>
        </w:rPr>
        <w:t xml:space="preserve"> </w:t>
      </w:r>
      <w:r w:rsidR="6F7A674D" w:rsidRPr="0046E699">
        <w:rPr>
          <w:rFonts w:ascii="Arial" w:hAnsi="Arial" w:cs="Arial"/>
        </w:rPr>
        <w:t xml:space="preserve">the </w:t>
      </w:r>
      <w:r w:rsidR="647E822F" w:rsidRPr="0046E699">
        <w:rPr>
          <w:rFonts w:ascii="Arial" w:hAnsi="Arial" w:cs="Arial"/>
        </w:rPr>
        <w:t>relatively small sample of healthy adults</w:t>
      </w:r>
      <w:ins w:id="90" w:author="Barton, Gabor" w:date="2026-07-16T20:22:00Z" w16du:dateUtc="2026-07-16T19:22:00Z">
        <w:r w:rsidR="6F7A674D" w:rsidRPr="0046E699">
          <w:rPr>
            <w:rFonts w:ascii="Arial" w:hAnsi="Arial" w:cs="Arial"/>
          </w:rPr>
          <w:t xml:space="preserve"> </w:t>
        </w:r>
      </w:ins>
      <w:r w:rsidR="647E822F" w:rsidRPr="0046E699">
        <w:rPr>
          <w:rFonts w:ascii="Arial" w:hAnsi="Arial" w:cs="Arial"/>
        </w:rPr>
        <w:t xml:space="preserve">may limit the generalisability of the equivalence findings to other populations or gait </w:t>
      </w:r>
      <w:r w:rsidR="01972A01" w:rsidRPr="0046E699">
        <w:rPr>
          <w:rFonts w:ascii="Arial" w:hAnsi="Arial" w:cs="Arial"/>
        </w:rPr>
        <w:t>patterns. Additionally</w:t>
      </w:r>
      <w:r w:rsidRPr="0046E699">
        <w:rPr>
          <w:rFonts w:ascii="Arial" w:hAnsi="Arial" w:cs="Arial"/>
        </w:rPr>
        <w:t xml:space="preserve">, the analysis focused on a single markerless system </w:t>
      </w:r>
      <w:r w:rsidR="6D35434B" w:rsidRPr="0046E699">
        <w:rPr>
          <w:rFonts w:ascii="Arial" w:hAnsi="Arial" w:cs="Arial"/>
        </w:rPr>
        <w:t xml:space="preserve">within the same laboratory </w:t>
      </w:r>
      <w:r w:rsidRPr="0046E699">
        <w:rPr>
          <w:rFonts w:ascii="Arial" w:hAnsi="Arial" w:cs="Arial"/>
        </w:rPr>
        <w:t>and a specific marker-based model, and results may vary with different hardware, algorithms, or modelling approaches.</w:t>
      </w:r>
      <w:r w:rsidR="5F0C023F" w:rsidRPr="0046E699">
        <w:rPr>
          <w:rFonts w:ascii="Arial" w:hAnsi="Arial" w:cs="Arial"/>
        </w:rPr>
        <w:t xml:space="preserve"> </w:t>
      </w:r>
      <w:r w:rsidR="1E6E34F3" w:rsidRPr="0046E699">
        <w:rPr>
          <w:rFonts w:ascii="Arial" w:hAnsi="Arial" w:cs="Arial"/>
        </w:rPr>
        <w:t>F</w:t>
      </w:r>
      <w:r w:rsidR="72B363F2" w:rsidRPr="0046E699">
        <w:rPr>
          <w:rFonts w:ascii="Arial" w:hAnsi="Arial" w:cs="Arial"/>
        </w:rPr>
        <w:t xml:space="preserve">uture </w:t>
      </w:r>
      <w:r w:rsidRPr="0046E699">
        <w:rPr>
          <w:rFonts w:ascii="Arial" w:hAnsi="Arial" w:cs="Arial"/>
        </w:rPr>
        <w:t xml:space="preserve">research should investigate the performance of markerless motion capture in pathological gait populations, assess sensitivity to clinically meaningful changes over time, and explore methodological refinements to improve frontal and transverse plane accuracy. </w:t>
      </w:r>
      <w:commentRangeStart w:id="91"/>
      <w:commentRangeEnd w:id="91"/>
      <w:r w:rsidR="00621755">
        <w:rPr>
          <w:rStyle w:val="CommentReference"/>
          <w:rFonts w:ascii="Arial" w:hAnsi="Arial" w:cs="Arial"/>
          <w:sz w:val="22"/>
          <w:szCs w:val="22"/>
        </w:rPr>
        <w:commentReference w:id="91"/>
      </w:r>
    </w:p>
    <w:p w14:paraId="5776CA4D" w14:textId="77777777" w:rsidR="00EB3A52" w:rsidRPr="006D198A" w:rsidRDefault="00EB3A52" w:rsidP="003748F3">
      <w:pPr>
        <w:jc w:val="both"/>
        <w:rPr>
          <w:rFonts w:ascii="Arial" w:hAnsi="Arial" w:cs="Arial"/>
        </w:rPr>
      </w:pPr>
    </w:p>
    <w:p w14:paraId="09D85F6B" w14:textId="4080882D" w:rsidR="00C86AAB" w:rsidRPr="006D198A" w:rsidRDefault="00FE052B" w:rsidP="003748F3">
      <w:pPr>
        <w:jc w:val="both"/>
        <w:rPr>
          <w:rFonts w:ascii="Arial" w:hAnsi="Arial" w:cs="Arial"/>
          <w:b/>
          <w:bCs/>
          <w:lang w:val="en-US"/>
        </w:rPr>
      </w:pPr>
      <w:r w:rsidRPr="006D198A">
        <w:rPr>
          <w:rFonts w:ascii="Arial" w:hAnsi="Arial" w:cs="Arial"/>
          <w:b/>
          <w:bCs/>
          <w:lang w:val="en-US"/>
        </w:rPr>
        <w:t>Conclusion</w:t>
      </w:r>
    </w:p>
    <w:p w14:paraId="1FF5402A" w14:textId="466781F8" w:rsidR="00124E20" w:rsidRPr="006D198A" w:rsidRDefault="00FE1C3D" w:rsidP="003748F3">
      <w:pPr>
        <w:jc w:val="both"/>
        <w:rPr>
          <w:rFonts w:ascii="Arial" w:hAnsi="Arial" w:cs="Arial"/>
        </w:rPr>
      </w:pPr>
      <w:r>
        <w:rPr>
          <w:rFonts w:ascii="Arial" w:hAnsi="Arial" w:cs="Arial"/>
        </w:rPr>
        <w:t xml:space="preserve">In </w:t>
      </w:r>
      <w:r w:rsidR="00061A1D">
        <w:rPr>
          <w:rFonts w:ascii="Arial" w:hAnsi="Arial" w:cs="Arial"/>
        </w:rPr>
        <w:t>summary</w:t>
      </w:r>
      <w:r>
        <w:rPr>
          <w:rFonts w:ascii="Arial" w:hAnsi="Arial" w:cs="Arial"/>
        </w:rPr>
        <w:t>, markerless and marker-based mot</w:t>
      </w:r>
      <w:r w:rsidR="00A439D6">
        <w:rPr>
          <w:rFonts w:ascii="Arial" w:hAnsi="Arial" w:cs="Arial"/>
        </w:rPr>
        <w:t xml:space="preserve">ion capture systems showed </w:t>
      </w:r>
      <w:r w:rsidR="0093254B">
        <w:rPr>
          <w:rFonts w:ascii="Arial" w:hAnsi="Arial" w:cs="Arial"/>
        </w:rPr>
        <w:t>greatest</w:t>
      </w:r>
      <w:r w:rsidR="00EB3A52">
        <w:rPr>
          <w:rFonts w:ascii="Arial" w:hAnsi="Arial" w:cs="Arial"/>
        </w:rPr>
        <w:t xml:space="preserve"> equivalence</w:t>
      </w:r>
      <w:r w:rsidR="00A439D6">
        <w:rPr>
          <w:rFonts w:ascii="Arial" w:hAnsi="Arial" w:cs="Arial"/>
        </w:rPr>
        <w:t xml:space="preserve"> in </w:t>
      </w:r>
      <w:r w:rsidR="0093254B">
        <w:rPr>
          <w:rFonts w:ascii="Arial" w:hAnsi="Arial" w:cs="Arial"/>
        </w:rPr>
        <w:t xml:space="preserve">pelvis rotation and </w:t>
      </w:r>
      <w:r w:rsidR="00A439D6">
        <w:rPr>
          <w:rFonts w:ascii="Arial" w:hAnsi="Arial" w:cs="Arial"/>
        </w:rPr>
        <w:t xml:space="preserve">sagittal plane </w:t>
      </w:r>
      <w:commentRangeStart w:id="92"/>
      <w:r w:rsidR="00A439D6">
        <w:rPr>
          <w:rFonts w:ascii="Arial" w:hAnsi="Arial" w:cs="Arial"/>
        </w:rPr>
        <w:t>kinematics</w:t>
      </w:r>
      <w:commentRangeEnd w:id="92"/>
      <w:r w:rsidR="00034A0E">
        <w:rPr>
          <w:rStyle w:val="CommentReference"/>
          <w:rFonts w:ascii="Arial" w:hAnsi="Arial" w:cs="Arial"/>
          <w:sz w:val="22"/>
          <w:szCs w:val="22"/>
        </w:rPr>
        <w:commentReference w:id="92"/>
      </w:r>
      <w:r w:rsidR="00A439D6">
        <w:rPr>
          <w:rFonts w:ascii="Arial" w:hAnsi="Arial" w:cs="Arial"/>
        </w:rPr>
        <w:t xml:space="preserve">, </w:t>
      </w:r>
      <w:r w:rsidR="00DE0779" w:rsidRPr="00DE0779">
        <w:rPr>
          <w:rFonts w:ascii="Arial" w:hAnsi="Arial" w:cs="Arial"/>
        </w:rPr>
        <w:t>although agreement at the ankle was less consistent.</w:t>
      </w:r>
      <w:r w:rsidR="00F354FE">
        <w:rPr>
          <w:rFonts w:ascii="Arial" w:hAnsi="Arial" w:cs="Arial"/>
        </w:rPr>
        <w:t xml:space="preserve"> W</w:t>
      </w:r>
      <w:r w:rsidR="00A439D6">
        <w:rPr>
          <w:rFonts w:ascii="Arial" w:hAnsi="Arial" w:cs="Arial"/>
        </w:rPr>
        <w:t>hile frontal and transverse plan</w:t>
      </w:r>
      <w:r w:rsidR="003D6717">
        <w:rPr>
          <w:rFonts w:ascii="Arial" w:hAnsi="Arial" w:cs="Arial"/>
        </w:rPr>
        <w:t>e demonstrated</w:t>
      </w:r>
      <w:r w:rsidR="005B5059">
        <w:rPr>
          <w:rFonts w:ascii="Arial" w:hAnsi="Arial" w:cs="Arial"/>
        </w:rPr>
        <w:t xml:space="preserve"> greater variability and lower </w:t>
      </w:r>
      <w:r w:rsidR="000E2288">
        <w:rPr>
          <w:rFonts w:ascii="Arial" w:hAnsi="Arial" w:cs="Arial"/>
        </w:rPr>
        <w:t>equivalence.</w:t>
      </w:r>
      <w:r w:rsidR="002051CF">
        <w:rPr>
          <w:rFonts w:ascii="Arial" w:hAnsi="Arial" w:cs="Arial"/>
        </w:rPr>
        <w:t xml:space="preserve"> Although both systems produced similar overall gait patterns</w:t>
      </w:r>
      <w:r w:rsidR="001368C0">
        <w:rPr>
          <w:rFonts w:ascii="Arial" w:hAnsi="Arial" w:cs="Arial"/>
        </w:rPr>
        <w:t xml:space="preserve">, no variables were fully equivalent, indicating that </w:t>
      </w:r>
      <w:r w:rsidR="00207095">
        <w:rPr>
          <w:rFonts w:ascii="Arial" w:hAnsi="Arial" w:cs="Arial"/>
        </w:rPr>
        <w:t xml:space="preserve">at this moment </w:t>
      </w:r>
      <w:r w:rsidR="001368C0">
        <w:rPr>
          <w:rFonts w:ascii="Arial" w:hAnsi="Arial" w:cs="Arial"/>
        </w:rPr>
        <w:t xml:space="preserve">the systems are not </w:t>
      </w:r>
      <w:r w:rsidR="00207095">
        <w:rPr>
          <w:rFonts w:ascii="Arial" w:hAnsi="Arial" w:cs="Arial"/>
        </w:rPr>
        <w:t xml:space="preserve">fully </w:t>
      </w:r>
      <w:r w:rsidR="001368C0">
        <w:rPr>
          <w:rFonts w:ascii="Arial" w:hAnsi="Arial" w:cs="Arial"/>
        </w:rPr>
        <w:t>interchan</w:t>
      </w:r>
      <w:r w:rsidR="0024045C">
        <w:rPr>
          <w:rFonts w:ascii="Arial" w:hAnsi="Arial" w:cs="Arial"/>
        </w:rPr>
        <w:t xml:space="preserve">geable. These findings suggest that markerless motion capture </w:t>
      </w:r>
      <w:r w:rsidR="00981BB6">
        <w:rPr>
          <w:rFonts w:ascii="Arial" w:hAnsi="Arial" w:cs="Arial"/>
        </w:rPr>
        <w:t xml:space="preserve">maybe useful </w:t>
      </w:r>
      <w:r w:rsidR="0017250B">
        <w:rPr>
          <w:rFonts w:ascii="Arial" w:hAnsi="Arial" w:cs="Arial"/>
        </w:rPr>
        <w:t>for assessing</w:t>
      </w:r>
      <w:r w:rsidR="00A56069">
        <w:rPr>
          <w:rFonts w:ascii="Arial" w:hAnsi="Arial" w:cs="Arial"/>
        </w:rPr>
        <w:t xml:space="preserve"> selected parameters of normal</w:t>
      </w:r>
      <w:r w:rsidR="00981BB6">
        <w:rPr>
          <w:rFonts w:ascii="Arial" w:hAnsi="Arial" w:cs="Arial"/>
        </w:rPr>
        <w:t xml:space="preserve"> </w:t>
      </w:r>
      <w:commentRangeStart w:id="93"/>
      <w:r w:rsidR="00981BB6">
        <w:rPr>
          <w:rFonts w:ascii="Arial" w:hAnsi="Arial" w:cs="Arial"/>
        </w:rPr>
        <w:t>gait</w:t>
      </w:r>
      <w:commentRangeEnd w:id="93"/>
      <w:r w:rsidR="00034A0E">
        <w:rPr>
          <w:rStyle w:val="CommentReference"/>
          <w:rFonts w:ascii="Arial" w:hAnsi="Arial" w:cs="Arial"/>
          <w:sz w:val="22"/>
          <w:szCs w:val="22"/>
        </w:rPr>
        <w:commentReference w:id="93"/>
      </w:r>
      <w:r w:rsidR="00981BB6">
        <w:rPr>
          <w:rFonts w:ascii="Arial" w:hAnsi="Arial" w:cs="Arial"/>
        </w:rPr>
        <w:t>,</w:t>
      </w:r>
      <w:r w:rsidR="00034A0E" w:rsidRPr="00034A0E">
        <w:rPr>
          <w:rFonts w:ascii="Times New Roman" w:eastAsia="Times New Roman" w:hAnsi="Times New Roman" w:cs="Times New Roman"/>
          <w:kern w:val="0"/>
          <w:sz w:val="24"/>
          <w:szCs w:val="24"/>
          <w:lang w:eastAsia="en-GB"/>
          <w14:ligatures w14:val="none"/>
        </w:rPr>
        <w:t xml:space="preserve"> </w:t>
      </w:r>
      <w:r w:rsidR="00981BB6">
        <w:rPr>
          <w:rFonts w:ascii="Arial" w:hAnsi="Arial" w:cs="Arial"/>
        </w:rPr>
        <w:t>but cauti</w:t>
      </w:r>
      <w:r w:rsidR="00F10993">
        <w:rPr>
          <w:rFonts w:ascii="Arial" w:hAnsi="Arial" w:cs="Arial"/>
        </w:rPr>
        <w:t xml:space="preserve">on is needed </w:t>
      </w:r>
      <w:r w:rsidR="009E00A1">
        <w:rPr>
          <w:rFonts w:ascii="Arial" w:hAnsi="Arial" w:cs="Arial"/>
        </w:rPr>
        <w:t>especially for</w:t>
      </w:r>
      <w:r w:rsidR="00061A1D">
        <w:rPr>
          <w:rFonts w:ascii="Arial" w:hAnsi="Arial" w:cs="Arial"/>
        </w:rPr>
        <w:t xml:space="preserve"> frontal and transverse </w:t>
      </w:r>
      <w:commentRangeStart w:id="94"/>
      <w:r w:rsidR="00061A1D">
        <w:rPr>
          <w:rFonts w:ascii="Arial" w:hAnsi="Arial" w:cs="Arial"/>
        </w:rPr>
        <w:t>planes</w:t>
      </w:r>
      <w:commentRangeEnd w:id="94"/>
      <w:r w:rsidR="00DA3BD6">
        <w:rPr>
          <w:rStyle w:val="CommentReference"/>
          <w:rFonts w:ascii="Arial" w:hAnsi="Arial" w:cs="Arial"/>
          <w:sz w:val="22"/>
          <w:szCs w:val="22"/>
        </w:rPr>
        <w:commentReference w:id="94"/>
      </w:r>
      <w:r w:rsidR="00061A1D">
        <w:rPr>
          <w:rFonts w:ascii="Arial" w:hAnsi="Arial" w:cs="Arial"/>
        </w:rPr>
        <w:t xml:space="preserve">. </w:t>
      </w:r>
    </w:p>
    <w:p w14:paraId="2CE86912" w14:textId="77777777" w:rsidR="00124E20" w:rsidRPr="006D198A" w:rsidRDefault="00124E20" w:rsidP="003748F3">
      <w:pPr>
        <w:jc w:val="both"/>
        <w:rPr>
          <w:rFonts w:ascii="Arial" w:hAnsi="Arial" w:cs="Arial"/>
        </w:rPr>
      </w:pPr>
    </w:p>
    <w:p w14:paraId="6B7D7F72" w14:textId="77777777" w:rsidR="00124E20" w:rsidRPr="006D198A" w:rsidRDefault="00124E20" w:rsidP="003748F3">
      <w:pPr>
        <w:jc w:val="both"/>
        <w:rPr>
          <w:rFonts w:ascii="Arial" w:hAnsi="Arial" w:cs="Arial"/>
        </w:rPr>
      </w:pPr>
    </w:p>
    <w:p w14:paraId="36D575AB" w14:textId="77777777" w:rsidR="00124E20" w:rsidRPr="006D198A" w:rsidRDefault="00124E20" w:rsidP="003748F3">
      <w:pPr>
        <w:jc w:val="both"/>
        <w:rPr>
          <w:rFonts w:ascii="Arial" w:hAnsi="Arial" w:cs="Arial"/>
        </w:rPr>
      </w:pPr>
    </w:p>
    <w:p w14:paraId="1B5B40BA" w14:textId="77777777" w:rsidR="00124E20" w:rsidRPr="006D198A" w:rsidRDefault="00124E20" w:rsidP="003748F3">
      <w:pPr>
        <w:jc w:val="both"/>
        <w:rPr>
          <w:rFonts w:ascii="Arial" w:hAnsi="Arial" w:cs="Arial"/>
        </w:rPr>
      </w:pPr>
    </w:p>
    <w:p w14:paraId="194690BB" w14:textId="77777777" w:rsidR="00124E20" w:rsidRPr="006D198A" w:rsidRDefault="00124E20" w:rsidP="003748F3">
      <w:pPr>
        <w:jc w:val="both"/>
        <w:rPr>
          <w:rFonts w:ascii="Arial" w:hAnsi="Arial" w:cs="Arial"/>
        </w:rPr>
      </w:pPr>
    </w:p>
    <w:p w14:paraId="42B12F6D" w14:textId="77777777" w:rsidR="00124E20" w:rsidRPr="006D198A" w:rsidRDefault="00124E20" w:rsidP="003748F3">
      <w:pPr>
        <w:jc w:val="both"/>
        <w:rPr>
          <w:rFonts w:ascii="Arial" w:hAnsi="Arial" w:cs="Arial"/>
        </w:rPr>
      </w:pPr>
    </w:p>
    <w:p w14:paraId="06A53E52" w14:textId="77777777" w:rsidR="00124E20" w:rsidRPr="006D198A" w:rsidRDefault="00124E20" w:rsidP="003748F3">
      <w:pPr>
        <w:jc w:val="both"/>
        <w:rPr>
          <w:rFonts w:ascii="Arial" w:hAnsi="Arial" w:cs="Arial"/>
        </w:rPr>
      </w:pPr>
    </w:p>
    <w:p w14:paraId="22BAE82D" w14:textId="77777777" w:rsidR="00124E20" w:rsidRPr="006D198A" w:rsidRDefault="00124E20" w:rsidP="003748F3">
      <w:pPr>
        <w:jc w:val="both"/>
        <w:rPr>
          <w:rFonts w:ascii="Arial" w:hAnsi="Arial" w:cs="Arial"/>
        </w:rPr>
      </w:pPr>
    </w:p>
    <w:p w14:paraId="321296E6" w14:textId="77777777" w:rsidR="00124E20" w:rsidRPr="006D198A" w:rsidRDefault="00124E20" w:rsidP="003748F3">
      <w:pPr>
        <w:jc w:val="both"/>
        <w:rPr>
          <w:rFonts w:ascii="Arial" w:hAnsi="Arial" w:cs="Arial"/>
        </w:rPr>
      </w:pPr>
    </w:p>
    <w:p w14:paraId="715B0D62" w14:textId="77777777" w:rsidR="00124E20" w:rsidRPr="006D198A" w:rsidRDefault="00124E20" w:rsidP="003748F3">
      <w:pPr>
        <w:jc w:val="both"/>
        <w:rPr>
          <w:rFonts w:ascii="Arial" w:hAnsi="Arial" w:cs="Arial"/>
        </w:rPr>
      </w:pPr>
    </w:p>
    <w:p w14:paraId="79D21508" w14:textId="77777777" w:rsidR="00124E20" w:rsidRPr="006D198A" w:rsidRDefault="00124E20" w:rsidP="003748F3">
      <w:pPr>
        <w:jc w:val="both"/>
        <w:rPr>
          <w:rFonts w:ascii="Arial" w:hAnsi="Arial" w:cs="Arial"/>
        </w:rPr>
      </w:pPr>
    </w:p>
    <w:p w14:paraId="091BFFE6" w14:textId="77777777" w:rsidR="00124E20" w:rsidRPr="006D198A" w:rsidRDefault="00124E20" w:rsidP="003748F3">
      <w:pPr>
        <w:jc w:val="both"/>
        <w:rPr>
          <w:rFonts w:ascii="Arial" w:hAnsi="Arial" w:cs="Arial"/>
        </w:rPr>
      </w:pPr>
    </w:p>
    <w:p w14:paraId="16F39E04" w14:textId="77777777" w:rsidR="00D35AF9" w:rsidRPr="006D198A" w:rsidRDefault="00D35AF9" w:rsidP="003748F3">
      <w:pPr>
        <w:jc w:val="both"/>
        <w:rPr>
          <w:rFonts w:ascii="Arial" w:hAnsi="Arial" w:cs="Arial"/>
        </w:rPr>
      </w:pPr>
    </w:p>
    <w:p w14:paraId="2DC988A6" w14:textId="77777777" w:rsidR="00D35AF9" w:rsidRPr="006D198A" w:rsidRDefault="00D35AF9" w:rsidP="003748F3">
      <w:pPr>
        <w:jc w:val="both"/>
        <w:rPr>
          <w:rFonts w:ascii="Arial" w:hAnsi="Arial" w:cs="Arial"/>
        </w:rPr>
      </w:pPr>
    </w:p>
    <w:p w14:paraId="4321187B" w14:textId="77777777" w:rsidR="00D35AF9" w:rsidRPr="006D198A" w:rsidRDefault="00D35AF9" w:rsidP="003748F3">
      <w:pPr>
        <w:jc w:val="both"/>
        <w:rPr>
          <w:rFonts w:ascii="Arial" w:hAnsi="Arial" w:cs="Arial"/>
        </w:rPr>
      </w:pPr>
    </w:p>
    <w:p w14:paraId="433C9939" w14:textId="77777777" w:rsidR="009B6A16" w:rsidRDefault="009B6A16">
      <w:pPr>
        <w:rPr>
          <w:rFonts w:ascii="Arial" w:hAnsi="Arial" w:cs="Arial"/>
          <w:b/>
          <w:bCs/>
        </w:rPr>
      </w:pPr>
      <w:r>
        <w:rPr>
          <w:rFonts w:ascii="Arial" w:hAnsi="Arial" w:cs="Arial"/>
          <w:b/>
          <w:bCs/>
        </w:rPr>
        <w:br w:type="page"/>
      </w:r>
    </w:p>
    <w:p w14:paraId="2157D7E9" w14:textId="67B4F522" w:rsidR="00124E20" w:rsidRPr="006D198A" w:rsidRDefault="00124E20" w:rsidP="003748F3">
      <w:pPr>
        <w:jc w:val="both"/>
        <w:rPr>
          <w:rFonts w:ascii="Arial" w:hAnsi="Arial" w:cs="Arial"/>
          <w:b/>
          <w:bCs/>
        </w:rPr>
      </w:pPr>
      <w:r w:rsidRPr="006D198A">
        <w:rPr>
          <w:rFonts w:ascii="Arial" w:hAnsi="Arial" w:cs="Arial"/>
          <w:b/>
          <w:bCs/>
        </w:rPr>
        <w:lastRenderedPageBreak/>
        <w:t>References</w:t>
      </w:r>
    </w:p>
    <w:p w14:paraId="393B6111" w14:textId="77777777" w:rsidR="00AB25CE" w:rsidRPr="006D198A" w:rsidRDefault="00AB25CE" w:rsidP="003748F3">
      <w:pPr>
        <w:jc w:val="both"/>
        <w:rPr>
          <w:rFonts w:ascii="Arial" w:hAnsi="Arial" w:cs="Arial"/>
          <w:lang w:val="en-US"/>
        </w:rPr>
      </w:pPr>
    </w:p>
    <w:p w14:paraId="764D07BA" w14:textId="77777777" w:rsidR="00482C83" w:rsidRPr="00482C83" w:rsidRDefault="00AB25CE" w:rsidP="00482C83">
      <w:pPr>
        <w:pStyle w:val="EndNoteBibliography"/>
      </w:pPr>
      <w:r w:rsidRPr="006D198A">
        <w:rPr>
          <w:rFonts w:ascii="Arial" w:hAnsi="Arial" w:cs="Arial"/>
        </w:rPr>
        <w:fldChar w:fldCharType="begin"/>
      </w:r>
      <w:r w:rsidRPr="006D198A">
        <w:rPr>
          <w:rFonts w:ascii="Arial" w:hAnsi="Arial" w:cs="Arial"/>
        </w:rPr>
        <w:instrText xml:space="preserve"> ADDIN EN.REFLIST </w:instrText>
      </w:r>
      <w:r w:rsidRPr="006D198A">
        <w:rPr>
          <w:rFonts w:ascii="Arial" w:hAnsi="Arial" w:cs="Arial"/>
        </w:rPr>
        <w:fldChar w:fldCharType="separate"/>
      </w:r>
      <w:r w:rsidR="00482C83" w:rsidRPr="00482C83">
        <w:t xml:space="preserve">Augustine, S., Foster, R., Barton, G., Lake, M.J., Sharir, R. and Robinson, M.A. (2025) The inter-trial and inter-session reliability of Theia3D-derived markerless gait analysis in tight versus loose clothing. </w:t>
      </w:r>
      <w:r w:rsidR="00482C83" w:rsidRPr="00482C83">
        <w:rPr>
          <w:i/>
        </w:rPr>
        <w:t>PeerJ</w:t>
      </w:r>
      <w:r w:rsidR="00482C83" w:rsidRPr="00482C83">
        <w:t>, 13, e18613.</w:t>
      </w:r>
    </w:p>
    <w:p w14:paraId="02A38C9D" w14:textId="77777777" w:rsidR="00482C83" w:rsidRPr="00482C83" w:rsidRDefault="00482C83" w:rsidP="00482C83">
      <w:pPr>
        <w:pStyle w:val="EndNoteBibliography"/>
        <w:spacing w:after="0"/>
      </w:pPr>
    </w:p>
    <w:p w14:paraId="6F676AA6" w14:textId="77777777" w:rsidR="00482C83" w:rsidRPr="00482C83" w:rsidRDefault="00482C83" w:rsidP="00482C83">
      <w:pPr>
        <w:pStyle w:val="EndNoteBibliography"/>
      </w:pPr>
      <w:r w:rsidRPr="00482C83">
        <w:t xml:space="preserve">Coll, I., Mavor, M.P., Karakolis, T., Graham, R.B. and Clouthier, A.L. (2024) Validation of Markerless Motion Capture for Soldier Movement Patterns Assessment Under Varying Body-Borne Loads. </w:t>
      </w:r>
      <w:r w:rsidRPr="00482C83">
        <w:rPr>
          <w:i/>
        </w:rPr>
        <w:t>Annals of Biomedical Engineering</w:t>
      </w:r>
      <w:r w:rsidRPr="00482C83">
        <w:t>.</w:t>
      </w:r>
    </w:p>
    <w:p w14:paraId="7EB6859F" w14:textId="77777777" w:rsidR="00482C83" w:rsidRPr="00482C83" w:rsidRDefault="00482C83" w:rsidP="00482C83">
      <w:pPr>
        <w:pStyle w:val="EndNoteBibliography"/>
        <w:spacing w:after="0"/>
      </w:pPr>
    </w:p>
    <w:p w14:paraId="6735340E" w14:textId="77777777" w:rsidR="00482C83" w:rsidRPr="00482C83" w:rsidRDefault="00482C83" w:rsidP="00482C83">
      <w:pPr>
        <w:pStyle w:val="EndNoteBibliography"/>
      </w:pPr>
      <w:r w:rsidRPr="00482C83">
        <w:t xml:space="preserve">D’Souza, S., Siebert, T. and Fohanno, V. (2024) A comparison of lower body gait kinematics and kinetics between Theia3D markerless and marker-based models in healthy subjects and clinical patients. </w:t>
      </w:r>
      <w:r w:rsidRPr="00482C83">
        <w:rPr>
          <w:i/>
        </w:rPr>
        <w:t>Scientific reports</w:t>
      </w:r>
      <w:r w:rsidRPr="00482C83">
        <w:t>, 14 (1), 29154.</w:t>
      </w:r>
    </w:p>
    <w:p w14:paraId="46493606" w14:textId="77777777" w:rsidR="00482C83" w:rsidRPr="00482C83" w:rsidRDefault="00482C83" w:rsidP="00482C83">
      <w:pPr>
        <w:pStyle w:val="EndNoteBibliography"/>
        <w:spacing w:after="0"/>
      </w:pPr>
    </w:p>
    <w:p w14:paraId="3258A00F" w14:textId="77777777" w:rsidR="00482C83" w:rsidRPr="00482C83" w:rsidRDefault="00482C83" w:rsidP="00482C83">
      <w:pPr>
        <w:pStyle w:val="EndNoteBibliography"/>
      </w:pPr>
      <w:r w:rsidRPr="00482C83">
        <w:t xml:space="preserve">Della Croce, U., Leardini, A., Chiari, L. and Cappozzo, A. (2005) Human movement analysis using stereophotogrammetry: Part 4: assessment of anatomical landmark misplacement and its effects on joint kinematics. </w:t>
      </w:r>
      <w:r w:rsidRPr="00482C83">
        <w:rPr>
          <w:i/>
        </w:rPr>
        <w:t>Gait &amp; Posture</w:t>
      </w:r>
      <w:r w:rsidRPr="00482C83">
        <w:t>, 21 (2), 226-237.</w:t>
      </w:r>
    </w:p>
    <w:p w14:paraId="014A77B5" w14:textId="77777777" w:rsidR="00482C83" w:rsidRPr="00482C83" w:rsidRDefault="00482C83" w:rsidP="00482C83">
      <w:pPr>
        <w:pStyle w:val="EndNoteBibliography"/>
        <w:spacing w:after="0"/>
      </w:pPr>
    </w:p>
    <w:p w14:paraId="67D691E7" w14:textId="77777777" w:rsidR="00482C83" w:rsidRPr="00482C83" w:rsidRDefault="00482C83" w:rsidP="00482C83">
      <w:pPr>
        <w:pStyle w:val="EndNoteBibliography"/>
      </w:pPr>
      <w:r w:rsidRPr="00482C83">
        <w:t xml:space="preserve">Dixon, P.M., Saint-Maurice, P.F., Kim, Y., Hibbing, P., Bai, Y. and Welk, G.J. (2018) A primer on the use of equivalence testing for evaluating measurement agreement. </w:t>
      </w:r>
      <w:r w:rsidRPr="00482C83">
        <w:rPr>
          <w:i/>
        </w:rPr>
        <w:t>Medicine and science in sports and exercise</w:t>
      </w:r>
      <w:r w:rsidRPr="00482C83">
        <w:t>, 50 (4), 837.</w:t>
      </w:r>
    </w:p>
    <w:p w14:paraId="27409085" w14:textId="77777777" w:rsidR="00482C83" w:rsidRPr="00482C83" w:rsidRDefault="00482C83" w:rsidP="00482C83">
      <w:pPr>
        <w:pStyle w:val="EndNoteBibliography"/>
        <w:spacing w:after="0"/>
      </w:pPr>
    </w:p>
    <w:p w14:paraId="3DB601ED" w14:textId="77777777" w:rsidR="00482C83" w:rsidRPr="00482C83" w:rsidRDefault="00482C83" w:rsidP="00482C83">
      <w:pPr>
        <w:pStyle w:val="EndNoteBibliography"/>
      </w:pPr>
      <w:r w:rsidRPr="00482C83">
        <w:t xml:space="preserve">Greaves, H., Eleuteri, A., Barton, G.J., Robinson, M.A., Gibbon, K.C. and Foster, R.J. (2025) Comparison of Marker-and Markerless-Derived Lower Body Three-Dimensional Gait Kinematics in Typically Developing Children. </w:t>
      </w:r>
      <w:r w:rsidRPr="00482C83">
        <w:rPr>
          <w:i/>
        </w:rPr>
        <w:t>Sensors</w:t>
      </w:r>
      <w:r w:rsidRPr="00482C83">
        <w:t>, 25 (14), 4249.</w:t>
      </w:r>
    </w:p>
    <w:p w14:paraId="3BF4F232" w14:textId="77777777" w:rsidR="00482C83" w:rsidRPr="00482C83" w:rsidRDefault="00482C83" w:rsidP="00482C83">
      <w:pPr>
        <w:pStyle w:val="EndNoteBibliography"/>
        <w:spacing w:after="0"/>
      </w:pPr>
    </w:p>
    <w:p w14:paraId="32EFDA5C" w14:textId="77777777" w:rsidR="00482C83" w:rsidRPr="00482C83" w:rsidRDefault="00482C83" w:rsidP="00482C83">
      <w:pPr>
        <w:pStyle w:val="EndNoteBibliography"/>
      </w:pPr>
      <w:r w:rsidRPr="00482C83">
        <w:t xml:space="preserve">Horsak, B., Kranzl, A., Slijepcevic, D., Svehlik, M. and Dumphart, B. (2026) Test–retest reliability of spatiotemporal, kinematic, and kinetic measures in marker-based 3D gait analysis: A systematic review. </w:t>
      </w:r>
      <w:r w:rsidRPr="00482C83">
        <w:rPr>
          <w:i/>
        </w:rPr>
        <w:t>Gait &amp; Posture</w:t>
      </w:r>
      <w:r w:rsidRPr="00482C83">
        <w:t>, 110270.</w:t>
      </w:r>
    </w:p>
    <w:p w14:paraId="1E4053C7" w14:textId="77777777" w:rsidR="00482C83" w:rsidRPr="00482C83" w:rsidRDefault="00482C83" w:rsidP="00482C83">
      <w:pPr>
        <w:pStyle w:val="EndNoteBibliography"/>
        <w:spacing w:after="0"/>
      </w:pPr>
    </w:p>
    <w:p w14:paraId="73879A38" w14:textId="77777777" w:rsidR="00482C83" w:rsidRPr="00482C83" w:rsidRDefault="00482C83" w:rsidP="00482C83">
      <w:pPr>
        <w:pStyle w:val="EndNoteBibliography"/>
      </w:pPr>
      <w:r w:rsidRPr="00482C83">
        <w:t xml:space="preserve">Kanko, R.M. (2020)  </w:t>
      </w:r>
      <w:r w:rsidRPr="00482C83">
        <w:rPr>
          <w:i/>
        </w:rPr>
        <w:t>Validation of a Markerless Motion Capture System for Human Movement Analysis</w:t>
      </w:r>
      <w:r w:rsidRPr="00482C83">
        <w:t>thesis M.A.Sc., Queen's University (Canada).</w:t>
      </w:r>
    </w:p>
    <w:p w14:paraId="55B29893" w14:textId="77777777" w:rsidR="00482C83" w:rsidRPr="00482C83" w:rsidRDefault="00482C83" w:rsidP="00482C83">
      <w:pPr>
        <w:pStyle w:val="EndNoteBibliography"/>
        <w:spacing w:after="0"/>
      </w:pPr>
    </w:p>
    <w:p w14:paraId="3CD2BF59" w14:textId="77777777" w:rsidR="00482C83" w:rsidRPr="00482C83" w:rsidRDefault="00482C83" w:rsidP="00482C83">
      <w:pPr>
        <w:pStyle w:val="EndNoteBibliography"/>
      </w:pPr>
      <w:r w:rsidRPr="00482C83">
        <w:t xml:space="preserve">Kanko, R.M., Laende, E.K., Davis, E.M., Selbie, W.S. and Deluzio, K.J. (2021) Concurrent assessment of gait kinematics using marker-based and markerless motion capture. </w:t>
      </w:r>
      <w:r w:rsidRPr="00482C83">
        <w:rPr>
          <w:i/>
        </w:rPr>
        <w:t>Journal of Biomechanics</w:t>
      </w:r>
      <w:r w:rsidRPr="00482C83">
        <w:t>, 127, 110665.</w:t>
      </w:r>
    </w:p>
    <w:p w14:paraId="2DA26E25" w14:textId="77777777" w:rsidR="00482C83" w:rsidRPr="00482C83" w:rsidRDefault="00482C83" w:rsidP="00482C83">
      <w:pPr>
        <w:pStyle w:val="EndNoteBibliography"/>
        <w:spacing w:after="0"/>
      </w:pPr>
    </w:p>
    <w:p w14:paraId="60432D45" w14:textId="77777777" w:rsidR="00482C83" w:rsidRPr="00482C83" w:rsidRDefault="00482C83" w:rsidP="00482C83">
      <w:pPr>
        <w:pStyle w:val="EndNoteBibliography"/>
      </w:pPr>
      <w:r w:rsidRPr="00482C83">
        <w:t xml:space="preserve">Kearney, J., Greaves, H., Robinson, M.A., Barton, G.J., O’Brien, T.D., Pinzone, O., Wright, D.M., Gibbon, K. and Foster, R.J. (2025) Comparison of Theia3D and the conventional gait model in typically developing children and adults in a clinical gait laboratory. </w:t>
      </w:r>
      <w:r w:rsidRPr="00482C83">
        <w:rPr>
          <w:i/>
        </w:rPr>
        <w:t>Journal of Biomechanics</w:t>
      </w:r>
      <w:r w:rsidRPr="00482C83">
        <w:t>, 193, 112995.</w:t>
      </w:r>
    </w:p>
    <w:p w14:paraId="246592F0" w14:textId="77777777" w:rsidR="00482C83" w:rsidRPr="00482C83" w:rsidRDefault="00482C83" w:rsidP="00482C83">
      <w:pPr>
        <w:pStyle w:val="EndNoteBibliography"/>
        <w:spacing w:after="0"/>
      </w:pPr>
    </w:p>
    <w:p w14:paraId="082165FC" w14:textId="77777777" w:rsidR="00482C83" w:rsidRPr="00482C83" w:rsidRDefault="00482C83" w:rsidP="00482C83">
      <w:pPr>
        <w:pStyle w:val="EndNoteBibliography"/>
      </w:pPr>
      <w:r w:rsidRPr="00482C83">
        <w:t xml:space="preserve">Lakens, D., Scheel, A.M. and Isager, P.M. (2018) Equivalence testing for psychological research: A tutorial. </w:t>
      </w:r>
      <w:r w:rsidRPr="00482C83">
        <w:rPr>
          <w:i/>
        </w:rPr>
        <w:t>Advances in methods and practices in psychological science</w:t>
      </w:r>
      <w:r w:rsidRPr="00482C83">
        <w:t>, 1 (2), 259-269.</w:t>
      </w:r>
    </w:p>
    <w:p w14:paraId="60C7897A" w14:textId="77777777" w:rsidR="00482C83" w:rsidRPr="00482C83" w:rsidRDefault="00482C83" w:rsidP="00482C83">
      <w:pPr>
        <w:pStyle w:val="EndNoteBibliography"/>
        <w:spacing w:after="0"/>
      </w:pPr>
    </w:p>
    <w:p w14:paraId="43F2F06F" w14:textId="77777777" w:rsidR="00482C83" w:rsidRPr="00482C83" w:rsidRDefault="00482C83" w:rsidP="00482C83">
      <w:pPr>
        <w:pStyle w:val="EndNoteBibliography"/>
      </w:pPr>
      <w:r w:rsidRPr="00482C83">
        <w:t xml:space="preserve">Leboeuf, F., Baker, R., Barré, A., Reay, J., Jones, R. and Sangeux, M. (2019) The conventional gait model, an open-source implementation that reproduces the past but prepares for the future. </w:t>
      </w:r>
      <w:r w:rsidRPr="00482C83">
        <w:rPr>
          <w:i/>
        </w:rPr>
        <w:t>Gait &amp; Posture</w:t>
      </w:r>
      <w:r w:rsidRPr="00482C83">
        <w:t>, 69, 235-241.</w:t>
      </w:r>
    </w:p>
    <w:p w14:paraId="1881AB8E" w14:textId="77777777" w:rsidR="00482C83" w:rsidRPr="00482C83" w:rsidRDefault="00482C83" w:rsidP="00482C83">
      <w:pPr>
        <w:pStyle w:val="EndNoteBibliography"/>
        <w:spacing w:after="0"/>
      </w:pPr>
    </w:p>
    <w:p w14:paraId="604A9DDA" w14:textId="77777777" w:rsidR="00482C83" w:rsidRPr="00482C83" w:rsidRDefault="00482C83" w:rsidP="00482C83">
      <w:pPr>
        <w:pStyle w:val="EndNoteBibliography"/>
      </w:pPr>
      <w:r w:rsidRPr="00482C83">
        <w:t xml:space="preserve">McGinley, J.L., Baker, R., Wolfe, R. and Morris, M.E. (2009) The reliability of three-dimensional kinematic gait measurements: A systematic review. </w:t>
      </w:r>
      <w:r w:rsidRPr="00482C83">
        <w:rPr>
          <w:i/>
        </w:rPr>
        <w:t>Gait &amp; Posture</w:t>
      </w:r>
      <w:r w:rsidRPr="00482C83">
        <w:t>, 29 (3), 360-369.</w:t>
      </w:r>
    </w:p>
    <w:p w14:paraId="0FB9E21C" w14:textId="77777777" w:rsidR="00482C83" w:rsidRPr="00482C83" w:rsidRDefault="00482C83" w:rsidP="00482C83">
      <w:pPr>
        <w:pStyle w:val="EndNoteBibliography"/>
        <w:spacing w:after="0"/>
      </w:pPr>
    </w:p>
    <w:p w14:paraId="095C50BA" w14:textId="77777777" w:rsidR="00482C83" w:rsidRPr="00482C83" w:rsidRDefault="00482C83" w:rsidP="00482C83">
      <w:pPr>
        <w:pStyle w:val="EndNoteBibliography"/>
      </w:pPr>
      <w:r w:rsidRPr="00482C83">
        <w:t xml:space="preserve">O’Brien, M.W. (2021) Implications and recommendations for equivalence testing in measures of movement behaviors: A scoping review. </w:t>
      </w:r>
      <w:r w:rsidRPr="00482C83">
        <w:rPr>
          <w:i/>
        </w:rPr>
        <w:t>Journal for the Measurement of Physical Behaviour</w:t>
      </w:r>
      <w:r w:rsidRPr="00482C83">
        <w:t>, 4 (4), 353-362.</w:t>
      </w:r>
    </w:p>
    <w:p w14:paraId="31E075BC" w14:textId="77777777" w:rsidR="00482C83" w:rsidRPr="00482C83" w:rsidRDefault="00482C83" w:rsidP="00482C83">
      <w:pPr>
        <w:pStyle w:val="EndNoteBibliography"/>
        <w:spacing w:after="0"/>
      </w:pPr>
    </w:p>
    <w:p w14:paraId="3A6E9BE8" w14:textId="77777777" w:rsidR="00482C83" w:rsidRPr="00482C83" w:rsidRDefault="00482C83" w:rsidP="00482C83">
      <w:pPr>
        <w:pStyle w:val="EndNoteBibliography"/>
      </w:pPr>
      <w:r w:rsidRPr="00482C83">
        <w:t xml:space="preserve">Pinzone, O., Schwartz, M.H., Thomason, P. and Baker, R. (2014) The comparison of normative reference data from different gait analysis services. </w:t>
      </w:r>
      <w:r w:rsidRPr="00482C83">
        <w:rPr>
          <w:i/>
        </w:rPr>
        <w:t>Gait &amp; Posture</w:t>
      </w:r>
      <w:r w:rsidRPr="00482C83">
        <w:t>, 40 (2), 286-290.</w:t>
      </w:r>
    </w:p>
    <w:p w14:paraId="37BFF679" w14:textId="77777777" w:rsidR="00482C83" w:rsidRPr="00482C83" w:rsidRDefault="00482C83" w:rsidP="00482C83">
      <w:pPr>
        <w:pStyle w:val="EndNoteBibliography"/>
        <w:spacing w:after="0"/>
      </w:pPr>
    </w:p>
    <w:p w14:paraId="2B31AA0C" w14:textId="77777777" w:rsidR="00482C83" w:rsidRPr="00482C83" w:rsidRDefault="00482C83" w:rsidP="00482C83">
      <w:pPr>
        <w:pStyle w:val="EndNoteBibliography"/>
      </w:pPr>
      <w:r w:rsidRPr="00482C83">
        <w:t xml:space="preserve">Scataglini, S., Abts, E., Van Bocxlaer, C., Van den Bussche, M., Meletani, S. and Truijen, S. (2024) Accuracy, validity, and reliability of markerless camera-based 3D motion capture systems versus marker-based 3D motion capture systems in gait analysis: a systematic review and meta-analysis. </w:t>
      </w:r>
      <w:r w:rsidRPr="00482C83">
        <w:rPr>
          <w:i/>
        </w:rPr>
        <w:t>Sensors</w:t>
      </w:r>
      <w:r w:rsidRPr="00482C83">
        <w:t>, 24 (11), 3686.</w:t>
      </w:r>
    </w:p>
    <w:p w14:paraId="04CDB240" w14:textId="77777777" w:rsidR="00482C83" w:rsidRPr="00482C83" w:rsidRDefault="00482C83" w:rsidP="00482C83">
      <w:pPr>
        <w:pStyle w:val="EndNoteBibliography"/>
        <w:spacing w:after="0"/>
      </w:pPr>
    </w:p>
    <w:p w14:paraId="2F148D2B" w14:textId="77777777" w:rsidR="00482C83" w:rsidRPr="00482C83" w:rsidRDefault="00482C83" w:rsidP="00482C83">
      <w:pPr>
        <w:pStyle w:val="EndNoteBibliography"/>
      </w:pPr>
      <w:r w:rsidRPr="00482C83">
        <w:t xml:space="preserve">Wade, L., Needham, L., McGuigan, P. and Bilzon, J. (2022) Applications and limitations of current markerless motion capture methods for clinical gait biomechanics. </w:t>
      </w:r>
      <w:r w:rsidRPr="00482C83">
        <w:rPr>
          <w:i/>
        </w:rPr>
        <w:t>PeerJ</w:t>
      </w:r>
      <w:r w:rsidRPr="00482C83">
        <w:t>, 10, e12995.</w:t>
      </w:r>
    </w:p>
    <w:p w14:paraId="23B25DB9" w14:textId="77777777" w:rsidR="00482C83" w:rsidRPr="00482C83" w:rsidRDefault="00482C83" w:rsidP="00482C83">
      <w:pPr>
        <w:pStyle w:val="EndNoteBibliography"/>
        <w:spacing w:after="0"/>
      </w:pPr>
    </w:p>
    <w:p w14:paraId="652831D5" w14:textId="77777777" w:rsidR="00482C83" w:rsidRPr="00482C83" w:rsidRDefault="00482C83" w:rsidP="00482C83">
      <w:pPr>
        <w:pStyle w:val="EndNoteBibliography"/>
      </w:pPr>
      <w:r w:rsidRPr="00482C83">
        <w:t xml:space="preserve">Walker, J., Thomas, A., Lunn, D.E., Nicholson, G. and Tucker, C.B. (2025) Concurrent validity of Theia3D markerless motion capture for detecting sagittal kinematic differences between gait speeds. </w:t>
      </w:r>
      <w:r w:rsidRPr="00482C83">
        <w:rPr>
          <w:i/>
        </w:rPr>
        <w:t>Journal of Sports Sciences</w:t>
      </w:r>
      <w:r w:rsidRPr="00482C83">
        <w:t>, 43 (16), 1560-1571.</w:t>
      </w:r>
    </w:p>
    <w:p w14:paraId="4BC48CCD" w14:textId="77777777" w:rsidR="00482C83" w:rsidRPr="00482C83" w:rsidRDefault="00482C83" w:rsidP="00482C83">
      <w:pPr>
        <w:pStyle w:val="EndNoteBibliography"/>
        <w:spacing w:after="0"/>
      </w:pPr>
    </w:p>
    <w:p w14:paraId="0F395C8B" w14:textId="77777777" w:rsidR="00482C83" w:rsidRPr="00482C83" w:rsidRDefault="00482C83" w:rsidP="00482C83">
      <w:pPr>
        <w:pStyle w:val="EndNoteBibliography"/>
      </w:pPr>
      <w:r w:rsidRPr="00482C83">
        <w:t xml:space="preserve">Wishaupt, K., Schallig, W., van Dorst, M.H., Buizer, A.I. and van der Krogt, M.M. (2024) The applicability of markerless motion capture for clinical gait analysis in children with cerebral palsy. </w:t>
      </w:r>
      <w:r w:rsidRPr="00482C83">
        <w:rPr>
          <w:i/>
        </w:rPr>
        <w:t>Scientific reports</w:t>
      </w:r>
      <w:r w:rsidRPr="00482C83">
        <w:t>, 14 (1), 11910.</w:t>
      </w:r>
    </w:p>
    <w:p w14:paraId="610C1861" w14:textId="77777777" w:rsidR="00482C83" w:rsidRPr="00482C83" w:rsidRDefault="00482C83" w:rsidP="00482C83">
      <w:pPr>
        <w:pStyle w:val="EndNoteBibliography"/>
        <w:spacing w:after="0"/>
      </w:pPr>
    </w:p>
    <w:p w14:paraId="51BBED78" w14:textId="77777777" w:rsidR="00482C83" w:rsidRPr="00482C83" w:rsidRDefault="00482C83" w:rsidP="00482C83">
      <w:pPr>
        <w:pStyle w:val="EndNoteBibliography"/>
      </w:pPr>
      <w:r w:rsidRPr="00482C83">
        <w:t xml:space="preserve">Wren, T.A.L., Isakov, P. and Rethlefsen, S.A. (2023) Comparison of kinematics between Theia markerless and conventional marker-based gait analysis in clinical patients. </w:t>
      </w:r>
      <w:r w:rsidRPr="00482C83">
        <w:rPr>
          <w:i/>
        </w:rPr>
        <w:t>Gait &amp; Posture</w:t>
      </w:r>
      <w:r w:rsidRPr="00482C83">
        <w:t>, 104, 9-14.</w:t>
      </w:r>
    </w:p>
    <w:p w14:paraId="4A5A5D1F" w14:textId="77777777" w:rsidR="00482C83" w:rsidRPr="00482C83" w:rsidRDefault="00482C83" w:rsidP="00482C83">
      <w:pPr>
        <w:pStyle w:val="EndNoteBibliography"/>
      </w:pPr>
    </w:p>
    <w:p w14:paraId="4C006418" w14:textId="3192086F" w:rsidR="00FE052B" w:rsidRPr="006D198A" w:rsidRDefault="00AB25CE" w:rsidP="003748F3">
      <w:pPr>
        <w:jc w:val="both"/>
        <w:rPr>
          <w:rFonts w:ascii="Arial" w:hAnsi="Arial" w:cs="Arial"/>
          <w:lang w:val="en-US"/>
        </w:rPr>
      </w:pPr>
      <w:r w:rsidRPr="006D198A">
        <w:rPr>
          <w:rFonts w:ascii="Arial" w:hAnsi="Arial" w:cs="Arial"/>
          <w:lang w:val="en-US"/>
        </w:rPr>
        <w:fldChar w:fldCharType="end"/>
      </w:r>
      <w:ins w:id="95" w:author="Augustine, Sylvia" w:date="2026-04-21T17:20:00Z" w16du:dateUtc="2026-04-21T16:20:00Z">
        <w:r w:rsidR="00C7623A">
          <w:rPr>
            <w:rFonts w:ascii="Arial" w:hAnsi="Arial" w:cs="Arial"/>
            <w:lang w:val="en-US"/>
          </w:rPr>
          <w:fldChar w:fldCharType="begin"/>
        </w:r>
        <w:r w:rsidR="00C7623A">
          <w:rPr>
            <w:rFonts w:ascii="Arial" w:hAnsi="Arial" w:cs="Arial"/>
            <w:lang w:val="en-US"/>
          </w:rPr>
          <w:instrText xml:space="preserve"> ADDIN </w:instrText>
        </w:r>
        <w:r w:rsidR="00C7623A">
          <w:rPr>
            <w:rFonts w:ascii="Arial" w:hAnsi="Arial" w:cs="Arial"/>
            <w:lang w:val="en-US"/>
          </w:rPr>
          <w:fldChar w:fldCharType="end"/>
        </w:r>
      </w:ins>
    </w:p>
    <w:sectPr w:rsidR="00FE052B" w:rsidRPr="006D198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arton, Gabor" w:date="2026-07-16T20:45:00Z" w:initials="GB">
    <w:p w14:paraId="7C467CC8" w14:textId="77777777" w:rsidR="001F682C" w:rsidRDefault="001F682C" w:rsidP="003E1D88">
      <w:pPr>
        <w:pStyle w:val="CommentText"/>
      </w:pPr>
      <w:r>
        <w:rPr>
          <w:rStyle w:val="CommentReference"/>
        </w:rPr>
        <w:annotationRef/>
      </w:r>
      <w:r>
        <w:t>We tend to use “Research Institute for...“ in papers.</w:t>
      </w:r>
    </w:p>
  </w:comment>
  <w:comment w:id="2" w:author="Lake, Mark" w:date="2026-07-17T11:04:00Z" w:initials="LM">
    <w:p w14:paraId="30D24132" w14:textId="6371B8AB" w:rsidR="00FB4CDE" w:rsidRDefault="00D41E45">
      <w:pPr>
        <w:pStyle w:val="CommentText"/>
      </w:pPr>
      <w:r>
        <w:rPr>
          <w:rStyle w:val="CommentReference"/>
        </w:rPr>
        <w:annotationRef/>
      </w:r>
      <w:r w:rsidRPr="6BF63588">
        <w:t>I think I know why you did it this way round, but it needs to be slightly more obvious/clear to the reader.  For example, you could argue that the ML system was less prone to some sources of measurement error compared to the MB system but possibly has less sensitivity to small changes in gait parameters that are true (see earlier comment)?  Therefore, try to further justify this MDC approach if possible?  Theia might be able to provide more information on these aspects.  For example, is the predictive modelling mostly a generalised approach across a large population with some individual tweaks?</w:t>
      </w:r>
    </w:p>
    <w:p w14:paraId="6427C6EF" w14:textId="56C5A2AE" w:rsidR="00FB4CDE" w:rsidRDefault="00D41E45">
      <w:pPr>
        <w:pStyle w:val="CommentText"/>
      </w:pPr>
      <w:r w:rsidRPr="4044AEBD">
        <w:t xml:space="preserve">If so, then the chances of the approach reliably detecting small, true changes in gait might be diminished?  Theia may have reduced the reliance on generalised assumptions in the modelling process and increased the individual customisation of the 3D gait calculations in recent years which would likely help to improve sensitivity of the approach to small changes in gait mechanics.  In summary, if you have some further information on these aspects, it may help the readership better understand the MDC approach used.      </w:t>
      </w:r>
    </w:p>
  </w:comment>
  <w:comment w:id="3" w:author="Barton, Gabor" w:date="2026-07-16T18:18:00Z" w:initials="GB">
    <w:p w14:paraId="56421079" w14:textId="77777777" w:rsidR="00F62C57" w:rsidRDefault="00F62C57" w:rsidP="00F62C57">
      <w:pPr>
        <w:pStyle w:val="CommentText"/>
      </w:pPr>
      <w:r>
        <w:rPr>
          <w:rStyle w:val="CommentReference"/>
        </w:rPr>
        <w:annotationRef/>
      </w:r>
      <w:r>
        <w:t>You’ll have to redact this before submitting for blind review.</w:t>
      </w:r>
    </w:p>
  </w:comment>
  <w:comment w:id="5" w:author="Barton, Gabor" w:date="2026-07-16T18:21:00Z" w:initials="GB">
    <w:p w14:paraId="48483A02" w14:textId="77777777" w:rsidR="00F62C57" w:rsidRDefault="00F62C57" w:rsidP="00F62C57">
      <w:pPr>
        <w:pStyle w:val="CommentText"/>
      </w:pPr>
      <w:r>
        <w:rPr>
          <w:rStyle w:val="CommentReference"/>
        </w:rPr>
        <w:annotationRef/>
      </w:r>
      <w:r>
        <w:t>Do we know if the presence of markers affects the markerless pose estimation? I spoke to Marjolein van der Krogt at ESMAC 2024 and they were going to look into this.</w:t>
      </w:r>
    </w:p>
  </w:comment>
  <w:comment w:id="6" w:author="Barton, Gabor" w:date="2026-07-16T18:23:00Z" w:initials="GB">
    <w:p w14:paraId="27263567" w14:textId="77777777" w:rsidR="00AA32AD" w:rsidRDefault="00AA32AD" w:rsidP="00AA32AD">
      <w:pPr>
        <w:pStyle w:val="CommentText"/>
      </w:pPr>
      <w:r>
        <w:rPr>
          <w:rStyle w:val="CommentReference"/>
        </w:rPr>
        <w:annotationRef/>
      </w:r>
      <w:r>
        <w:t>It’s better here</w:t>
      </w:r>
    </w:p>
  </w:comment>
  <w:comment w:id="7" w:author="Barton, Gabor" w:date="2026-07-16T18:25:00Z" w:initials="GB">
    <w:p w14:paraId="01D776A9" w14:textId="77777777" w:rsidR="00AA32AD" w:rsidRDefault="00AA32AD" w:rsidP="00AA32AD">
      <w:pPr>
        <w:pStyle w:val="CommentText"/>
      </w:pPr>
      <w:r>
        <w:rPr>
          <w:rStyle w:val="CommentReference"/>
        </w:rPr>
        <w:annotationRef/>
      </w:r>
      <w:r>
        <w:t>What’s the relevance of this? Also, we could argue that it’s a sequence where familiarity changes etc. so they are not fully independent.</w:t>
      </w:r>
    </w:p>
  </w:comment>
  <w:comment w:id="8" w:author="Barton, Gabor" w:date="2026-07-16T18:25:00Z" w:initials="GB">
    <w:p w14:paraId="3CD74F71" w14:textId="77777777" w:rsidR="00AA32AD" w:rsidRDefault="00AA32AD" w:rsidP="00AA32AD">
      <w:pPr>
        <w:pStyle w:val="CommentText"/>
      </w:pPr>
      <w:r>
        <w:rPr>
          <w:rStyle w:val="CommentReference"/>
        </w:rPr>
        <w:annotationRef/>
      </w:r>
      <w:r>
        <w:t>You have to give the length of the walkway</w:t>
      </w:r>
    </w:p>
  </w:comment>
  <w:comment w:id="10" w:author="Barton, Gabor" w:date="2026-07-16T18:27:00Z" w:initials="GB">
    <w:p w14:paraId="2C5231E6" w14:textId="77777777" w:rsidR="00AA32AD" w:rsidRDefault="00AA32AD" w:rsidP="00AA32AD">
      <w:pPr>
        <w:pStyle w:val="CommentText"/>
      </w:pPr>
      <w:r>
        <w:rPr>
          <w:rStyle w:val="CommentReference"/>
        </w:rPr>
        <w:annotationRef/>
      </w:r>
      <w:r>
        <w:t>Fps?</w:t>
      </w:r>
    </w:p>
  </w:comment>
  <w:comment w:id="11" w:author="Lake, Mark" w:date="2026-07-17T11:21:00Z" w:initials="LM">
    <w:p w14:paraId="24E9FCB7" w14:textId="25904375" w:rsidR="00FB4CDE" w:rsidRDefault="00D41E45">
      <w:pPr>
        <w:pStyle w:val="CommentText"/>
      </w:pPr>
      <w:r>
        <w:rPr>
          <w:rStyle w:val="CommentReference"/>
        </w:rPr>
        <w:annotationRef/>
      </w:r>
      <w:r w:rsidRPr="0A0DACE3">
        <w:t xml:space="preserve">Presumably the Arqus cameras collected marker trajectories at 85Hz to match or be in synch with the frame rate of the Miqus video cameras (in order for them to operate at a sufficient spatial resolution for subjects to be 500 pixels tall).   A quick fix.    </w:t>
      </w:r>
    </w:p>
  </w:comment>
  <w:comment w:id="12" w:author="Barton, Gabor" w:date="2026-07-16T18:27:00Z" w:initials="GB">
    <w:p w14:paraId="05E2A541" w14:textId="77777777" w:rsidR="00AA32AD" w:rsidRDefault="00AA32AD" w:rsidP="00AA32AD">
      <w:pPr>
        <w:pStyle w:val="CommentText"/>
      </w:pPr>
      <w:r>
        <w:rPr>
          <w:rStyle w:val="CommentReference"/>
        </w:rPr>
        <w:annotationRef/>
      </w:r>
      <w:r>
        <w:t>An odd setting, any reason?</w:t>
      </w:r>
    </w:p>
  </w:comment>
  <w:comment w:id="9" w:author="Robinson, Mark" w:date="2026-08-25T11:30:00Z" w:initials="RM">
    <w:p w14:paraId="05CBCB32" w14:textId="5BBE51D4" w:rsidR="00A55BF4" w:rsidRDefault="00A55BF4">
      <w:pPr>
        <w:pStyle w:val="CommentText"/>
      </w:pPr>
      <w:r>
        <w:rPr>
          <w:rStyle w:val="CommentReference"/>
        </w:rPr>
        <w:annotationRef/>
      </w:r>
      <w:r w:rsidRPr="6BEB03C5">
        <w:t>Max resolution for markerless and marker based matched</w:t>
      </w:r>
    </w:p>
  </w:comment>
  <w:comment w:id="13" w:author="Barton, Gabor" w:date="2026-07-16T18:31:00Z" w:initials="GB">
    <w:p w14:paraId="4E7C4978" w14:textId="77777777" w:rsidR="00E007D8" w:rsidRDefault="00AA32AD" w:rsidP="00E007D8">
      <w:pPr>
        <w:pStyle w:val="CommentText"/>
      </w:pPr>
      <w:r>
        <w:rPr>
          <w:rStyle w:val="CommentReference"/>
        </w:rPr>
        <w:annotationRef/>
      </w:r>
      <w:r w:rsidR="00E007D8">
        <w:t>Possibly too much detail commonly found in textbooks, manuals, etc. See if you can drop this.</w:t>
      </w:r>
    </w:p>
  </w:comment>
  <w:comment w:id="16" w:author="Lake, Mark" w:date="2026-07-18T08:15:00Z" w:initials="LM">
    <w:p w14:paraId="00C77C99" w14:textId="42697AB8" w:rsidR="00FB4CDE" w:rsidRDefault="00D41E45">
      <w:pPr>
        <w:pStyle w:val="CommentText"/>
      </w:pPr>
      <w:r>
        <w:rPr>
          <w:rStyle w:val="CommentReference"/>
        </w:rPr>
        <w:annotationRef/>
      </w:r>
      <w:r w:rsidRPr="56CB3408">
        <w:t xml:space="preserve">Make sure your description of the marker locations and type of marker (i.e. wand markers) on each body segment matches what we see in figure 1.   I've noticed some differences particularly with the foot segment but describe things more accurately.   Figure 1.  really needs a rear view to help with this, rather than male v female view which was not really necessary (Gabor point as well).. </w:t>
      </w:r>
    </w:p>
  </w:comment>
  <w:comment w:id="17" w:author="Barton, Gabor" w:date="2026-07-16T18:34:00Z" w:initials="GB">
    <w:p w14:paraId="71F50D76" w14:textId="77777777" w:rsidR="00E007D8" w:rsidRDefault="00F62852" w:rsidP="00E007D8">
      <w:pPr>
        <w:pStyle w:val="CommentText"/>
      </w:pPr>
      <w:r>
        <w:rPr>
          <w:rStyle w:val="CommentReference"/>
        </w:rPr>
        <w:annotationRef/>
      </w:r>
      <w:r w:rsidR="00E007D8">
        <w:t>Try to simplify this. With shoes, you create a virtual heel marker at the same height as the 2</w:t>
      </w:r>
      <w:r w:rsidR="00E007D8">
        <w:rPr>
          <w:vertAlign w:val="superscript"/>
        </w:rPr>
        <w:t>nd</w:t>
      </w:r>
      <w:r w:rsidR="00E007D8">
        <w:t xml:space="preserve"> met. marker, so that the ankle angles can be compared to the barefoot angles where the two markers on the foot are also at the same height.</w:t>
      </w:r>
    </w:p>
    <w:p w14:paraId="0645B97C" w14:textId="77777777" w:rsidR="00E007D8" w:rsidRDefault="00E007D8" w:rsidP="00E007D8">
      <w:pPr>
        <w:pStyle w:val="CommentText"/>
      </w:pPr>
      <w:r>
        <w:t>(I’m not sure if mine reads better than yours! ☺️)</w:t>
      </w:r>
    </w:p>
  </w:comment>
  <w:comment w:id="18" w:author="Lake, Mark" w:date="2026-07-17T11:12:00Z" w:initials="LM">
    <w:p w14:paraId="399EA834" w14:textId="1C9C11BD" w:rsidR="00FB4CDE" w:rsidRDefault="00D41E45">
      <w:pPr>
        <w:pStyle w:val="CommentText"/>
      </w:pPr>
      <w:r>
        <w:rPr>
          <w:rStyle w:val="CommentReference"/>
        </w:rPr>
        <w:annotationRef/>
      </w:r>
      <w:r w:rsidRPr="2951E5FF">
        <w:t xml:space="preserve">You state that participants were advised to wear contrasting colours between the top and shorts to facilitate markerless pose estimation.  This raises the question of how important this is?   For example, does it matter that black shorts end higher up the torso on the female subject?    </w:t>
      </w:r>
    </w:p>
  </w:comment>
  <w:comment w:id="20" w:author="Barton, Gabor" w:date="2026-07-16T18:36:00Z" w:initials="GB">
    <w:p w14:paraId="4BAE5268" w14:textId="77777777" w:rsidR="00E007D8" w:rsidRDefault="00F62852" w:rsidP="00E007D8">
      <w:pPr>
        <w:pStyle w:val="CommentText"/>
      </w:pPr>
      <w:r>
        <w:rPr>
          <w:rStyle w:val="CommentReference"/>
        </w:rPr>
        <w:annotationRef/>
      </w:r>
      <w:r w:rsidR="00E007D8">
        <w:t>Showing front and rear view would be more important than male and female.</w:t>
      </w:r>
    </w:p>
    <w:p w14:paraId="3CB08751" w14:textId="77777777" w:rsidR="00E007D8" w:rsidRDefault="00E007D8" w:rsidP="00E007D8">
      <w:pPr>
        <w:pStyle w:val="CommentText"/>
      </w:pPr>
      <w:r>
        <w:t>The perspective distortion is a bit distracting, do you have other photos?</w:t>
      </w:r>
    </w:p>
  </w:comment>
  <w:comment w:id="21" w:author="Barton, Gabor" w:date="2026-07-16T18:40:00Z" w:initials="GB">
    <w:p w14:paraId="0375FBEC" w14:textId="77777777" w:rsidR="00F62852" w:rsidRDefault="00F62852" w:rsidP="00F62852">
      <w:pPr>
        <w:pStyle w:val="CommentText"/>
      </w:pPr>
      <w:r>
        <w:rPr>
          <w:rStyle w:val="CommentReference"/>
        </w:rPr>
        <w:annotationRef/>
      </w:r>
      <w:r>
        <w:t>Do you mean assuming consistent sampling rate, or assuming lines connecting points for the interpolation? I think V3D does spline interpolation, not linear. Check the manual.</w:t>
      </w:r>
    </w:p>
  </w:comment>
  <w:comment w:id="22" w:author="Lake, Mark" w:date="2026-07-17T11:36:00Z" w:initials="LM">
    <w:p w14:paraId="4CC6D98E" w14:textId="2A598A45" w:rsidR="00FB4CDE" w:rsidRDefault="00D41E45">
      <w:pPr>
        <w:pStyle w:val="CommentText"/>
      </w:pPr>
      <w:r>
        <w:rPr>
          <w:rStyle w:val="CommentReference"/>
        </w:rPr>
        <w:annotationRef/>
      </w:r>
      <w:r w:rsidRPr="5DD3AEB5">
        <w:t xml:space="preserve">If you have 85 points per second, then you might have 100-150 points for RHS to RHS, on average.   Therefore, its a slight reduction in the number of points via interpolation.  Can add this.     </w:t>
      </w:r>
    </w:p>
  </w:comment>
  <w:comment w:id="24" w:author="Barton, Gabor" w:date="2026-07-16T18:41:00Z" w:initials="GB">
    <w:p w14:paraId="7E4DA443" w14:textId="77777777" w:rsidR="00F62852" w:rsidRDefault="00F62852" w:rsidP="00F62852">
      <w:pPr>
        <w:pStyle w:val="CommentText"/>
      </w:pPr>
      <w:r>
        <w:rPr>
          <w:rStyle w:val="CommentReference"/>
        </w:rPr>
        <w:annotationRef/>
      </w:r>
      <w:r>
        <w:t>How did you decide which was representative? The accuracy of 3D reconstruction changes within the 3D volume, so there must have been some variation.</w:t>
      </w:r>
    </w:p>
  </w:comment>
  <w:comment w:id="23" w:author="Lake, Mark" w:date="2026-07-17T18:30:00Z" w:initials="LM">
    <w:p w14:paraId="69A9A215" w14:textId="09E84D77" w:rsidR="00FB4CDE" w:rsidRDefault="00D41E45">
      <w:pPr>
        <w:pStyle w:val="CommentText"/>
      </w:pPr>
      <w:r>
        <w:rPr>
          <w:rStyle w:val="CommentReference"/>
        </w:rPr>
        <w:annotationRef/>
      </w:r>
      <w:r w:rsidRPr="59689891">
        <w:t>Briefly provide the rationale for this analysis as it appears to be included without that...</w:t>
      </w:r>
    </w:p>
  </w:comment>
  <w:comment w:id="25" w:author="Barton, Gabor" w:date="2026-07-16T18:43:00Z" w:initials="GB">
    <w:p w14:paraId="5272A325" w14:textId="77777777" w:rsidR="00A5491E" w:rsidRDefault="00A5491E" w:rsidP="00A5491E">
      <w:pPr>
        <w:pStyle w:val="CommentText"/>
      </w:pPr>
      <w:r>
        <w:rPr>
          <w:rStyle w:val="CommentReference"/>
        </w:rPr>
        <w:annotationRef/>
      </w:r>
      <w:r>
        <w:t>Different from the marker-based. How does this affect your results?</w:t>
      </w:r>
    </w:p>
  </w:comment>
  <w:comment w:id="26" w:author="Barton, Gabor" w:date="2026-07-16T18:44:00Z" w:initials="GB">
    <w:p w14:paraId="6A3A6B68" w14:textId="77777777" w:rsidR="00A5491E" w:rsidRDefault="00A5491E" w:rsidP="00A5491E">
      <w:pPr>
        <w:pStyle w:val="CommentText"/>
      </w:pPr>
      <w:r>
        <w:rPr>
          <w:rStyle w:val="CommentReference"/>
        </w:rPr>
        <w:annotationRef/>
      </w:r>
      <w:r>
        <w:t>So it was filtered again but at 6 Hz?</w:t>
      </w:r>
    </w:p>
  </w:comment>
  <w:comment w:id="27" w:author="Lake, Mark" w:date="2026-07-17T11:44:00Z" w:initials="LM">
    <w:p w14:paraId="229A4F87" w14:textId="04B81107" w:rsidR="00FB4CDE" w:rsidRDefault="00D41E45">
      <w:pPr>
        <w:pStyle w:val="CommentText"/>
      </w:pPr>
      <w:r>
        <w:rPr>
          <w:rStyle w:val="CommentReference"/>
        </w:rPr>
        <w:annotationRef/>
      </w:r>
      <w:r w:rsidRPr="01B7B041">
        <w:t xml:space="preserve">Okay but filtering the markerless data at 20Hz first and then again at 6Hz, is not the same as filtering the MB data from raw at 6Hz.  I suppose that it was not possible to turn off the 20Hz filter within the Theia processing routine?  Can you check whether this is a problem on an example trial of on subject by first filtering the raw MB data at 20Hz and then filtering it again using a 6Hz filter? </w:t>
      </w:r>
    </w:p>
  </w:comment>
  <w:comment w:id="28" w:author="Foster, Richard" w:date="2026-07-31T10:42:00Z" w:initials="FR">
    <w:p w14:paraId="1D329D44" w14:textId="6E26ED1B" w:rsidR="00AC7C8E" w:rsidRDefault="00D41E45">
      <w:pPr>
        <w:pStyle w:val="CommentText"/>
      </w:pPr>
      <w:r>
        <w:rPr>
          <w:rStyle w:val="CommentReference"/>
        </w:rPr>
        <w:annotationRef/>
      </w:r>
      <w:r w:rsidRPr="05EC34DF">
        <w:t xml:space="preserve">Theia3D generates a filtered and unfiltered pose file for each trial, which did you import into V3D? </w:t>
      </w:r>
    </w:p>
  </w:comment>
  <w:comment w:id="29" w:author="Barton, Gabor" w:date="2026-07-16T18:45:00Z" w:initials="GB">
    <w:p w14:paraId="6E4CC7AF" w14:textId="77777777" w:rsidR="00A5491E" w:rsidRDefault="00A5491E" w:rsidP="00A5491E">
      <w:pPr>
        <w:pStyle w:val="CommentText"/>
      </w:pPr>
      <w:r>
        <w:rPr>
          <w:rStyle w:val="CommentReference"/>
        </w:rPr>
        <w:annotationRef/>
      </w:r>
      <w:r>
        <w:t>So far it was marker-based and then markerless. It’s good to keep the same order throughout the paper.</w:t>
      </w:r>
    </w:p>
  </w:comment>
  <w:comment w:id="31" w:author="Lake, Mark" w:date="2026-07-17T12:12:00Z" w:initials="LM">
    <w:p w14:paraId="5909E801" w14:textId="488E4BB5" w:rsidR="00FB4CDE" w:rsidRDefault="00D41E45">
      <w:pPr>
        <w:pStyle w:val="CommentText"/>
      </w:pPr>
      <w:r>
        <w:rPr>
          <w:rStyle w:val="CommentReference"/>
        </w:rPr>
        <w:annotationRef/>
      </w:r>
      <w:r w:rsidRPr="25C9AF5E">
        <w:t>For enhanced clarity, include a brief statement why this data is deemed to be the best to determine the bounds to be used,</w:t>
      </w:r>
    </w:p>
  </w:comment>
  <w:comment w:id="32" w:author="Barton, Gabor" w:date="2026-07-16T18:47:00Z" w:initials="GB">
    <w:p w14:paraId="7DE1F7A8" w14:textId="77777777" w:rsidR="00A5491E" w:rsidRDefault="00A5491E" w:rsidP="00A5491E">
      <w:pPr>
        <w:pStyle w:val="CommentText"/>
      </w:pPr>
      <w:r>
        <w:rPr>
          <w:rStyle w:val="CommentReference"/>
        </w:rPr>
        <w:annotationRef/>
      </w:r>
      <w:r>
        <w:t>Reasons for 90%?</w:t>
      </w:r>
    </w:p>
  </w:comment>
  <w:comment w:id="35" w:author="Barton, Gabor" w:date="2026-07-16T18:55:00Z" w:initials="GB">
    <w:p w14:paraId="6BBD0AA2" w14:textId="77777777" w:rsidR="00E007D8" w:rsidRDefault="00E36343" w:rsidP="00E007D8">
      <w:pPr>
        <w:pStyle w:val="CommentText"/>
      </w:pPr>
      <w:r>
        <w:rPr>
          <w:rStyle w:val="CommentReference"/>
        </w:rPr>
        <w:annotationRef/>
      </w:r>
      <w:r w:rsidR="00E007D8">
        <w:t>Clever figure! Perhaps you could have a bigger gap between the two rows of charts. But... the next figure looks even better with bigger font size and bolder lines! How about having a consistent style in all your figures?</w:t>
      </w:r>
    </w:p>
  </w:comment>
  <w:comment w:id="34" w:author="Foster, Richard" w:date="2026-07-31T10:45:00Z" w:initials="FR">
    <w:p w14:paraId="66F45480" w14:textId="03035DDE" w:rsidR="00AC7C8E" w:rsidRDefault="00D41E45">
      <w:pPr>
        <w:pStyle w:val="CommentText"/>
      </w:pPr>
      <w:r>
        <w:rPr>
          <w:rStyle w:val="CommentReference"/>
        </w:rPr>
        <w:annotationRef/>
      </w:r>
      <w:r w:rsidRPr="4D979745">
        <w:t xml:space="preserve">excellent figure! </w:t>
      </w:r>
    </w:p>
  </w:comment>
  <w:comment w:id="36" w:author="Foster, Richard" w:date="2026-07-31T10:45:00Z" w:initials="FR">
    <w:p w14:paraId="5BF52A50" w14:textId="08F8474A" w:rsidR="00AC7C8E" w:rsidRDefault="00D41E45">
      <w:pPr>
        <w:pStyle w:val="CommentText"/>
      </w:pPr>
      <w:r>
        <w:rPr>
          <w:rStyle w:val="CommentReference"/>
        </w:rPr>
        <w:annotationRef/>
      </w:r>
      <w:r w:rsidRPr="56B56BB2">
        <w:t>requires a legend for blue and grey lines</w:t>
      </w:r>
    </w:p>
  </w:comment>
  <w:comment w:id="37" w:author="Barton, Gabor" w:date="2026-07-16T18:50:00Z" w:initials="GB">
    <w:p w14:paraId="415B49AA" w14:textId="01CE89B8" w:rsidR="00E36343" w:rsidRDefault="00A5491E" w:rsidP="00E36343">
      <w:pPr>
        <w:pStyle w:val="CommentText"/>
      </w:pPr>
      <w:r>
        <w:rPr>
          <w:rStyle w:val="CommentReference"/>
        </w:rPr>
        <w:annotationRef/>
      </w:r>
      <w:r w:rsidR="00E36343">
        <w:t>Is that two sessions of MB or ML?</w:t>
      </w:r>
    </w:p>
  </w:comment>
  <w:comment w:id="38" w:author="Augustine, Sylvia" w:date="2026-08-03T16:38:00Z" w:initials="SA">
    <w:p w14:paraId="2D8C9F69" w14:textId="77777777" w:rsidR="007E1D5A" w:rsidRDefault="007E1D5A" w:rsidP="007E1D5A">
      <w:pPr>
        <w:pStyle w:val="CommentText"/>
      </w:pPr>
      <w:r>
        <w:rPr>
          <w:rStyle w:val="CommentReference"/>
        </w:rPr>
        <w:annotationRef/>
      </w:r>
      <w:r>
        <w:t>Two sessions of ML</w:t>
      </w:r>
    </w:p>
  </w:comment>
  <w:comment w:id="39" w:author="Barton, Gabor" w:date="2026-07-16T18:51:00Z" w:initials="GB">
    <w:p w14:paraId="54096548" w14:textId="5F04A73E" w:rsidR="00A5491E" w:rsidRDefault="00A5491E" w:rsidP="00A5491E">
      <w:pPr>
        <w:pStyle w:val="CommentText"/>
      </w:pPr>
      <w:r>
        <w:rPr>
          <w:rStyle w:val="CommentReference"/>
        </w:rPr>
        <w:annotationRef/>
      </w:r>
      <w:r>
        <w:t>order</w:t>
      </w:r>
    </w:p>
  </w:comment>
  <w:comment w:id="40" w:author="Barton, Gabor" w:date="2026-07-16T18:55:00Z" w:initials="GB">
    <w:p w14:paraId="76D485CE" w14:textId="77777777" w:rsidR="00E36343" w:rsidRDefault="00E36343" w:rsidP="00E36343">
      <w:pPr>
        <w:pStyle w:val="CommentText"/>
      </w:pPr>
      <w:r>
        <w:rPr>
          <w:rStyle w:val="CommentReference"/>
        </w:rPr>
        <w:annotationRef/>
      </w:r>
      <w:r>
        <w:t>If you find non-equivalence, how do you quantify it? Duration, extent, or area?</w:t>
      </w:r>
    </w:p>
  </w:comment>
  <w:comment w:id="42" w:author="Barton, Gabor" w:date="2026-07-16T19:22:00Z" w:initials="GB">
    <w:p w14:paraId="634CE862" w14:textId="77777777" w:rsidR="00D32C8F" w:rsidRDefault="00D32C8F" w:rsidP="00D32C8F">
      <w:pPr>
        <w:pStyle w:val="CommentText"/>
      </w:pPr>
      <w:r>
        <w:rPr>
          <w:rStyle w:val="CommentReference"/>
        </w:rPr>
        <w:annotationRef/>
      </w:r>
      <w:r>
        <w:t>How do you define high/moderate/low?</w:t>
      </w:r>
    </w:p>
  </w:comment>
  <w:comment w:id="41" w:author="Foster, Richard" w:date="2026-07-31T10:51:00Z" w:initials="FR">
    <w:p w14:paraId="5DB31719" w14:textId="6C3ACE18" w:rsidR="00AC7C8E" w:rsidRDefault="00D41E45">
      <w:pPr>
        <w:pStyle w:val="CommentText"/>
      </w:pPr>
      <w:r>
        <w:rPr>
          <w:rStyle w:val="CommentReference"/>
        </w:rPr>
        <w:annotationRef/>
      </w:r>
      <w:r w:rsidRPr="2369AB9D">
        <w:t xml:space="preserve">do you define a threshold in your methods figure? If so, use this to benchmark, or otherwise cite previous relevant literature. Failing that, state clearly in your methods what you think represents high/moderate/low equivalence and why. Sorry if I missed this information somewhere else. </w:t>
      </w:r>
    </w:p>
  </w:comment>
  <w:comment w:id="43" w:author="Barton, Gabor" w:date="2026-07-16T19:19:00Z" w:initials="GB">
    <w:p w14:paraId="3B96B99E" w14:textId="77777777" w:rsidR="00D32C8F" w:rsidRDefault="00D32C8F" w:rsidP="00D32C8F">
      <w:pPr>
        <w:pStyle w:val="CommentText"/>
      </w:pPr>
      <w:r>
        <w:rPr>
          <w:rStyle w:val="CommentReference"/>
        </w:rPr>
        <w:annotationRef/>
      </w:r>
      <w:r>
        <w:t>I didn’t expect the hip rotation equivalence to be so high. The low SD of the ML may mean that it is not sensitive to the inter-trial variability of normal gait, and generates similar curves regardless of differences that the MB picks up nicely. I think the reduced SD of ML gives you a better equivalence than it really is, or what it would be if you had the same SD for ML as for MB.</w:t>
      </w:r>
    </w:p>
    <w:p w14:paraId="205BB413" w14:textId="77777777" w:rsidR="00D32C8F" w:rsidRDefault="00D32C8F" w:rsidP="00D32C8F">
      <w:pPr>
        <w:pStyle w:val="CommentText"/>
      </w:pPr>
    </w:p>
    <w:p w14:paraId="3C72DA6C" w14:textId="77777777" w:rsidR="00D32C8F" w:rsidRDefault="00D32C8F" w:rsidP="00D32C8F">
      <w:pPr>
        <w:pStyle w:val="CommentText"/>
      </w:pPr>
      <w:r>
        <w:t>Another issue is that your MDC was derived from variability of you past data. Was that variability also affected by the same limitation of ML?</w:t>
      </w:r>
    </w:p>
  </w:comment>
  <w:comment w:id="46" w:author="Barton, Gabor" w:date="2026-07-16T19:26:00Z" w:initials="GB">
    <w:p w14:paraId="1489D7C3" w14:textId="77777777" w:rsidR="00A60999" w:rsidRDefault="00A60999" w:rsidP="00A60999">
      <w:pPr>
        <w:pStyle w:val="CommentText"/>
      </w:pPr>
      <w:r>
        <w:rPr>
          <w:rStyle w:val="CommentReference"/>
        </w:rPr>
        <w:annotationRef/>
      </w:r>
      <w:r>
        <w:t>These sections with a lot of numerical data are tedious to read. If you can replace them with numbers on the figures telling the same, I’m sure your readers would thank you ☺️</w:t>
      </w:r>
    </w:p>
    <w:p w14:paraId="24FA06E9" w14:textId="77777777" w:rsidR="00A60999" w:rsidRDefault="00A60999" w:rsidP="00A60999">
      <w:pPr>
        <w:pStyle w:val="CommentText"/>
      </w:pPr>
      <w:r>
        <w:t>You could also put these numbers in a table (for those who want the torture...). I see, it’s all in the table. Then only give a summary in the text, not the same numbers.</w:t>
      </w:r>
    </w:p>
  </w:comment>
  <w:comment w:id="47" w:author="Foster, Richard" w:date="2026-07-31T10:56:00Z" w:initials="FR">
    <w:p w14:paraId="298927E5" w14:textId="5747C97C" w:rsidR="00AC7C8E" w:rsidRDefault="00D41E45">
      <w:pPr>
        <w:pStyle w:val="CommentText"/>
      </w:pPr>
      <w:r>
        <w:rPr>
          <w:rStyle w:val="CommentReference"/>
        </w:rPr>
        <w:annotationRef/>
      </w:r>
      <w:r w:rsidRPr="13622B70">
        <w:t xml:space="preserve">you mention in methods 3DOFs at the knee but don't report knee rotation here. This will be picked up on in review so you will need to explain why or include knee rotation. </w:t>
      </w:r>
    </w:p>
  </w:comment>
  <w:comment w:id="49" w:author="Lake, Mark" w:date="2026-07-18T08:30:00Z" w:initials="LM">
    <w:p w14:paraId="2161A910" w14:textId="2BBBF2C6" w:rsidR="00FB4CDE" w:rsidRDefault="00D41E45">
      <w:pPr>
        <w:pStyle w:val="CommentText"/>
      </w:pPr>
      <w:r>
        <w:rPr>
          <w:rStyle w:val="CommentReference"/>
        </w:rPr>
        <w:annotationRef/>
      </w:r>
      <w:r w:rsidRPr="6069D6E3">
        <w:t xml:space="preserve">These curves need to be carefully reviewed to make sure they closely resemble the extensive literature on walking gait. Also, its useful to have right leg stance phase and swing phase indicated in some way.   One curve that appears to be aberrant is the ankle inversion during mid-swing  for the marker-based system.  The sharp change in angle mid-swing by 15-20 degrees does not look correct.  Also, the large SD shading hints that erroneous data might be present.  Markers on the foot are mostly on the dorsum and therefore might be masked by the foot itself during mid-swing.   Perhaps this could be the reason for some unusual tracking of the foot at that point of the gait cycle but it needs to be checked.   As above, the curves in this figure should resemble those in the literature.     </w:t>
      </w:r>
    </w:p>
  </w:comment>
  <w:comment w:id="50" w:author="Barton, Gabor" w:date="2026-07-16T18:59:00Z" w:initials="GB">
    <w:p w14:paraId="3D64F0A1" w14:textId="77777777" w:rsidR="00CC10A7" w:rsidRDefault="00CC10A7" w:rsidP="00CC10A7">
      <w:pPr>
        <w:pStyle w:val="CommentText"/>
      </w:pPr>
      <w:r>
        <w:rPr>
          <w:rStyle w:val="CommentReference"/>
        </w:rPr>
        <w:annotationRef/>
      </w:r>
      <w:r>
        <w:t>Marker-based with hyphen. Can you reverse legend to match the order?</w:t>
      </w:r>
    </w:p>
  </w:comment>
  <w:comment w:id="53" w:author="Barton, Gabor" w:date="2026-07-16T19:14:00Z" w:initials="GB">
    <w:p w14:paraId="1F6500C3" w14:textId="77777777" w:rsidR="00D32C8F" w:rsidRDefault="00D32C8F" w:rsidP="00D32C8F">
      <w:pPr>
        <w:pStyle w:val="CommentText"/>
      </w:pPr>
      <w:r>
        <w:rPr>
          <w:rStyle w:val="CommentReference"/>
        </w:rPr>
        <w:annotationRef/>
      </w:r>
      <w:r>
        <w:t>Could you use the same as in the figure above where the bands outside the MDC bounds were darker?</w:t>
      </w:r>
    </w:p>
  </w:comment>
  <w:comment w:id="52" w:author="Foster, Richard" w:date="2026-07-31T10:57:00Z" w:initials="FR">
    <w:p w14:paraId="68BC0612" w14:textId="74085C91" w:rsidR="00AC7C8E" w:rsidRDefault="00D41E45">
      <w:pPr>
        <w:pStyle w:val="CommentText"/>
      </w:pPr>
      <w:r>
        <w:rPr>
          <w:rStyle w:val="CommentReference"/>
        </w:rPr>
        <w:annotationRef/>
      </w:r>
      <w:r w:rsidRPr="1E025580">
        <w:t xml:space="preserve">Excellent figure. </w:t>
      </w:r>
    </w:p>
    <w:p w14:paraId="541DCF93" w14:textId="15D92C60" w:rsidR="00AC7C8E" w:rsidRDefault="00AC7C8E">
      <w:pPr>
        <w:pStyle w:val="CommentText"/>
      </w:pPr>
    </w:p>
    <w:p w14:paraId="20D9E174" w14:textId="69C33AA7" w:rsidR="00AC7C8E" w:rsidRDefault="00D41E45">
      <w:pPr>
        <w:pStyle w:val="CommentText"/>
      </w:pPr>
      <w:r w:rsidRPr="19E27730">
        <w:t xml:space="preserve">Same comment about knee rotation here as in previous figure. </w:t>
      </w:r>
    </w:p>
  </w:comment>
  <w:comment w:id="54" w:author="Barton, Gabor" w:date="2026-07-16T20:38:00Z" w:initials="GB">
    <w:p w14:paraId="1FD5A5A3" w14:textId="77777777" w:rsidR="003E1D88" w:rsidRDefault="003E1D88" w:rsidP="003E1D88">
      <w:pPr>
        <w:pStyle w:val="CommentText"/>
      </w:pPr>
      <w:r>
        <w:rPr>
          <w:rStyle w:val="CommentReference"/>
        </w:rPr>
        <w:annotationRef/>
      </w:r>
      <w:r>
        <w:t>Your font size is a touch too big.</w:t>
      </w:r>
    </w:p>
  </w:comment>
  <w:comment w:id="55" w:author="Lake, Mark" w:date="2026-07-17T18:25:00Z" w:initials="LM">
    <w:p w14:paraId="14E9427E" w14:textId="7CC8922E" w:rsidR="00FB4CDE" w:rsidRDefault="00D41E45">
      <w:pPr>
        <w:pStyle w:val="CommentText"/>
      </w:pPr>
      <w:r>
        <w:rPr>
          <w:rStyle w:val="CommentReference"/>
        </w:rPr>
        <w:annotationRef/>
      </w:r>
      <w:r w:rsidRPr="784E4A0C">
        <w:t xml:space="preserve">The mean between-system difference varies with the gait cycle.  It appears that some of the larger values might be attributed to the swing phase.   For example for knee flexion during the swing phase the system differences varied from -6 to +6 degrees.   Although deemed 'equivalent', this suggests that during this phase of the gait cycle perhaps only large changes in knee flexion/extension can be attributed to actual improvements or decline in this measurement variable?   Therefore, knee flexion is deemed mostly equivalent but the reason for the large difference in swing needs to be explored.   Based on figure 3 evidence, it's possible that swing phase knee flexion measures using the MB approach is changing in a more sensitive way than with using the ML approach, hence the difference increases in figure 4, but it is difficult to tell due to the Y axis scaling in figure 3.  It is worth highlighting the stance phase and swing phase in figure 4 at least (maybe both figs. 3 and 4) so that these aspects/issues can be more transparent in the different variables.   </w:t>
      </w:r>
    </w:p>
  </w:comment>
  <w:comment w:id="56" w:author="Foster, Richard" w:date="2026-07-31T11:01:00Z" w:initials="FR">
    <w:p w14:paraId="164C4C04" w14:textId="042CC925" w:rsidR="00AC7C8E" w:rsidRDefault="00D41E45">
      <w:pPr>
        <w:pStyle w:val="CommentText"/>
      </w:pPr>
      <w:r>
        <w:rPr>
          <w:rStyle w:val="CommentReference"/>
        </w:rPr>
        <w:annotationRef/>
      </w:r>
      <w:r w:rsidRPr="46B00A8C">
        <w:t xml:space="preserve">the rows are ordered by % equivalence so this needs to be stated in the caption. </w:t>
      </w:r>
    </w:p>
    <w:p w14:paraId="57D6B48D" w14:textId="5A65DAF0" w:rsidR="00AC7C8E" w:rsidRDefault="00AC7C8E">
      <w:pPr>
        <w:pStyle w:val="CommentText"/>
      </w:pPr>
    </w:p>
    <w:p w14:paraId="2E25A7FC" w14:textId="4C905367" w:rsidR="00AC7C8E" w:rsidRDefault="00D41E45">
      <w:pPr>
        <w:pStyle w:val="CommentText"/>
      </w:pPr>
      <w:r w:rsidRPr="276FCAC2">
        <w:t xml:space="preserve">If you have set thresholds for high/moderate/low equivalence, I suggest you colour code the table accordingly. </w:t>
      </w:r>
    </w:p>
  </w:comment>
  <w:comment w:id="57" w:author="Lake, Mark" w:date="2026-07-17T12:17:00Z" w:initials="LM">
    <w:p w14:paraId="46CB79A7" w14:textId="4CD19574" w:rsidR="00FB4CDE" w:rsidRDefault="00D41E45">
      <w:pPr>
        <w:pStyle w:val="CommentText"/>
      </w:pPr>
      <w:r>
        <w:rPr>
          <w:rStyle w:val="CommentReference"/>
        </w:rPr>
        <w:annotationRef/>
      </w:r>
      <w:r w:rsidRPr="4F04D870">
        <w:t>These bounding values are critical to this paper.  Therefore, can we compare the values to other attempts to do something similar.   I feel its important to convey to the reader that these values are in the right ball park (if you haven't already done so).</w:t>
      </w:r>
    </w:p>
  </w:comment>
  <w:comment w:id="58" w:author="Barton, Gabor" w:date="2026-07-16T19:30:00Z" w:initials="GB">
    <w:p w14:paraId="4E72D90E" w14:textId="77777777" w:rsidR="003E1D88" w:rsidRDefault="00A60999" w:rsidP="003E1D88">
      <w:pPr>
        <w:pStyle w:val="CommentText"/>
      </w:pPr>
      <w:r>
        <w:rPr>
          <w:rStyle w:val="CommentReference"/>
        </w:rPr>
        <w:annotationRef/>
      </w:r>
      <w:r w:rsidR="003E1D88">
        <w:t>This column doesn’t add much information in a table where you show differences. You could say it somewhere in the text.</w:t>
      </w:r>
    </w:p>
  </w:comment>
  <w:comment w:id="59" w:author="Lake, Mark" w:date="2026-07-17T12:14:00Z" w:initials="LM">
    <w:p w14:paraId="1EF996DE" w14:textId="26DDE1A4" w:rsidR="00FB4CDE" w:rsidRDefault="00D41E45">
      <w:pPr>
        <w:pStyle w:val="CommentText"/>
      </w:pPr>
      <w:r>
        <w:rPr>
          <w:rStyle w:val="CommentReference"/>
        </w:rPr>
        <w:annotationRef/>
      </w:r>
      <w:r w:rsidRPr="26DE4DF9">
        <w:t>Agree.</w:t>
      </w:r>
    </w:p>
  </w:comment>
  <w:comment w:id="60" w:author="Foster, Richard" w:date="2026-07-31T11:05:00Z" w:initials="FR">
    <w:p w14:paraId="773F1DE4" w14:textId="1F3372E2" w:rsidR="00AC7C8E" w:rsidRDefault="00D41E45">
      <w:pPr>
        <w:pStyle w:val="CommentText"/>
      </w:pPr>
      <w:r>
        <w:rPr>
          <w:rStyle w:val="CommentReference"/>
        </w:rPr>
        <w:annotationRef/>
      </w:r>
      <w:r w:rsidRPr="706AF04D">
        <w:t xml:space="preserve">you will need to refer to sagittal plane hip knee and ankle, because the joint is not in flexion throughout the gait cycle for the hip and ankle.  </w:t>
      </w:r>
    </w:p>
  </w:comment>
  <w:comment w:id="61" w:author="Foster, Richard" w:date="2026-07-31T11:06:00Z" w:initials="FR">
    <w:p w14:paraId="3B0EAFB3" w14:textId="2A707D83" w:rsidR="00AC7C8E" w:rsidRDefault="00D41E45">
      <w:pPr>
        <w:pStyle w:val="CommentText"/>
      </w:pPr>
      <w:r>
        <w:rPr>
          <w:rStyle w:val="CommentReference"/>
        </w:rPr>
        <w:annotationRef/>
      </w:r>
      <w:r w:rsidRPr="595BDBF4">
        <w:t xml:space="preserve">change elsewhere unless you are specifically referring to flexion </w:t>
      </w:r>
    </w:p>
  </w:comment>
  <w:comment w:id="62" w:author="Barton, Gabor" w:date="2026-07-16T19:38:00Z" w:initials="GB">
    <w:p w14:paraId="5693E61D" w14:textId="77777777" w:rsidR="00FF0367" w:rsidRDefault="00FF0367" w:rsidP="00FF0367">
      <w:pPr>
        <w:pStyle w:val="CommentText"/>
      </w:pPr>
      <w:r>
        <w:rPr>
          <w:rStyle w:val="CommentReference"/>
        </w:rPr>
        <w:annotationRef/>
      </w:r>
      <w:r>
        <w:t>Not the ankle</w:t>
      </w:r>
    </w:p>
  </w:comment>
  <w:comment w:id="64" w:author="Robinson, Mark" w:date="2026-02-27T11:42:00Z" w:initials="MR">
    <w:p w14:paraId="196DFD23" w14:textId="77777777" w:rsidR="00263EEF" w:rsidRDefault="00263EEF" w:rsidP="009B72C1">
      <w:pPr>
        <w:pStyle w:val="CommentText"/>
      </w:pPr>
      <w:r>
        <w:rPr>
          <w:rStyle w:val="CommentReference"/>
        </w:rPr>
        <w:annotationRef/>
      </w:r>
      <w:r>
        <w:t>Yes this is a really good observation - I’m not exactly sure why - it would be good to discuss this with the team</w:t>
      </w:r>
    </w:p>
  </w:comment>
  <w:comment w:id="65" w:author="Barton, Gabor" w:date="2026-07-16T19:39:00Z" w:initials="GB">
    <w:p w14:paraId="6904C3B1" w14:textId="77777777" w:rsidR="00FF0367" w:rsidRDefault="00FF0367" w:rsidP="00FF0367">
      <w:pPr>
        <w:pStyle w:val="CommentText"/>
      </w:pPr>
      <w:r>
        <w:rPr>
          <w:rStyle w:val="CommentReference"/>
        </w:rPr>
        <w:annotationRef/>
      </w:r>
      <w:r>
        <w:t>I’m not sure I can see the reduced equivalence in swing vs stance, do you have any numbers to support it? Skin movement artefact is greater in swing, but both for MB and ML. It may affect skin locally over joints where the markers are.</w:t>
      </w:r>
    </w:p>
  </w:comment>
  <w:comment w:id="66" w:author="Robinson, Mark" w:date="2026-04-30T21:37:00Z" w:initials="RM">
    <w:p w14:paraId="786BBAE7" w14:textId="77777777" w:rsidR="00D67A28" w:rsidRDefault="00D67A28" w:rsidP="00D67A28">
      <w:r>
        <w:rPr>
          <w:rStyle w:val="CommentReference"/>
        </w:rPr>
        <w:annotationRef/>
      </w:r>
      <w:r>
        <w:rPr>
          <w:sz w:val="20"/>
          <w:szCs w:val="20"/>
        </w:rPr>
        <w:t xml:space="preserve">It is probably worth noting that there is greater variation in the MB kinematics - ultimately the equivalence outcome (CI width) will be based on the variation between the signals as well as the mean difference. One likely cause of lack of equivalence is the inherent variation of MB motion capture. </w:t>
      </w:r>
    </w:p>
  </w:comment>
  <w:comment w:id="67" w:author="Barton, Gabor" w:date="2026-07-16T20:02:00Z" w:initials="GB">
    <w:p w14:paraId="25358B78" w14:textId="77777777" w:rsidR="000177B8" w:rsidRDefault="000177B8" w:rsidP="000177B8">
      <w:pPr>
        <w:pStyle w:val="CommentText"/>
      </w:pPr>
      <w:r>
        <w:rPr>
          <w:rStyle w:val="CommentReference"/>
        </w:rPr>
        <w:annotationRef/>
      </w:r>
      <w:r>
        <w:t>This raises the question of what the variability was of the person placing markers. CMAS has some thresholds in the standards.</w:t>
      </w:r>
    </w:p>
  </w:comment>
  <w:comment w:id="68" w:author="Lake, Mark" w:date="2026-07-22T13:07:00Z" w:initials="LM">
    <w:p w14:paraId="70255ADC" w14:textId="4B198B23" w:rsidR="00FB4CDE" w:rsidRDefault="00D41E45">
      <w:pPr>
        <w:pStyle w:val="CommentText"/>
      </w:pPr>
      <w:r>
        <w:rPr>
          <w:rStyle w:val="CommentReference"/>
        </w:rPr>
        <w:annotationRef/>
      </w:r>
      <w:r w:rsidRPr="13BFC016">
        <w:t xml:space="preserve">It is established that skin movement relative to underlying bone or instantaneous joint centre location is worse for markers on or close to the actual joint itself.   Ideally, markers placed near the joints for MB systems should not be used as segment tracking markers.    </w:t>
      </w:r>
    </w:p>
  </w:comment>
  <w:comment w:id="69" w:author="Barton, Gabor" w:date="2026-07-16T20:04:00Z" w:initials="GB">
    <w:p w14:paraId="7A8EBE1D" w14:textId="77777777" w:rsidR="000177B8" w:rsidRDefault="000177B8" w:rsidP="000177B8">
      <w:pPr>
        <w:pStyle w:val="CommentText"/>
      </w:pPr>
      <w:r>
        <w:rPr>
          <w:rStyle w:val="CommentReference"/>
        </w:rPr>
        <w:annotationRef/>
      </w:r>
      <w:r>
        <w:t>Evidence? Or is this just speculation? What we have seen (with Joel) is that ML regresses to the normal curves whenever it sees something it was not properly trained on.</w:t>
      </w:r>
    </w:p>
  </w:comment>
  <w:comment w:id="70" w:author="raihanasharir" w:date="2026-07-29T13:11:00Z" w:initials="ra">
    <w:p w14:paraId="154D4438" w14:textId="7A716212" w:rsidR="001446FF" w:rsidRDefault="00D41E45">
      <w:pPr>
        <w:pStyle w:val="CommentText"/>
      </w:pPr>
      <w:r>
        <w:rPr>
          <w:rStyle w:val="CommentReference"/>
        </w:rPr>
        <w:annotationRef/>
      </w:r>
      <w:r w:rsidRPr="64B26066">
        <w:t>provide supporting evidence or present this only as a possible explanation. The difference may also be caused by filtering, inverse-kinematics constraints, coordinate-system definitions or reduced sensitivity to individual movement variation.</w:t>
      </w:r>
    </w:p>
  </w:comment>
  <w:comment w:id="71" w:author="Barton, Gabor" w:date="2026-07-16T20:05:00Z" w:initials="GB">
    <w:p w14:paraId="2C9A884D" w14:textId="77777777" w:rsidR="000177B8" w:rsidRDefault="000177B8" w:rsidP="000177B8">
      <w:pPr>
        <w:pStyle w:val="CommentText"/>
      </w:pPr>
      <w:r>
        <w:rPr>
          <w:rStyle w:val="CommentReference"/>
        </w:rPr>
        <w:annotationRef/>
      </w:r>
      <w:r>
        <w:t>That’s human error, and shouldn’t have happened.</w:t>
      </w:r>
    </w:p>
  </w:comment>
  <w:comment w:id="72" w:author="Robinson, Mark" w:date="2026-04-30T21:43:00Z" w:initials="RM">
    <w:p w14:paraId="11DDD483" w14:textId="77777777" w:rsidR="00890331" w:rsidRDefault="00890331" w:rsidP="00890331">
      <w:r>
        <w:rPr>
          <w:rStyle w:val="CommentReference"/>
        </w:rPr>
        <w:annotationRef/>
      </w:r>
      <w:r>
        <w:rPr>
          <w:sz w:val="20"/>
          <w:szCs w:val="20"/>
        </w:rPr>
        <w:t xml:space="preserve">Any version issues / updates to mention? </w:t>
      </w:r>
    </w:p>
  </w:comment>
  <w:comment w:id="73" w:author="Barton, Gabor" w:date="2026-07-16T20:06:00Z" w:initials="GB">
    <w:p w14:paraId="48120B98" w14:textId="77777777" w:rsidR="000177B8" w:rsidRDefault="000177B8" w:rsidP="000177B8">
      <w:pPr>
        <w:pStyle w:val="CommentText"/>
      </w:pPr>
      <w:r>
        <w:rPr>
          <w:rStyle w:val="CommentReference"/>
        </w:rPr>
        <w:annotationRef/>
      </w:r>
      <w:r>
        <w:t>Do you mean differences?</w:t>
      </w:r>
    </w:p>
  </w:comment>
  <w:comment w:id="74" w:author="Barton, Gabor" w:date="2026-07-16T20:08:00Z" w:initials="GB">
    <w:p w14:paraId="6788413D" w14:textId="77777777" w:rsidR="000177B8" w:rsidRDefault="000177B8" w:rsidP="000177B8">
      <w:pPr>
        <w:pStyle w:val="CommentText"/>
      </w:pPr>
      <w:r>
        <w:rPr>
          <w:rStyle w:val="CommentReference"/>
        </w:rPr>
        <w:annotationRef/>
      </w:r>
      <w:r>
        <w:t>Back this up with evidence to protect yourself.</w:t>
      </w:r>
    </w:p>
  </w:comment>
  <w:comment w:id="76" w:author="Lake, Mark" w:date="2026-07-18T08:35:00Z" w:initials="LM">
    <w:p w14:paraId="71FB7F4B" w14:textId="40DB96F8" w:rsidR="00FB4CDE" w:rsidRDefault="00D41E45">
      <w:pPr>
        <w:pStyle w:val="CommentText"/>
      </w:pPr>
      <w:r>
        <w:rPr>
          <w:rStyle w:val="CommentReference"/>
        </w:rPr>
        <w:annotationRef/>
      </w:r>
      <w:r w:rsidRPr="64E241F3">
        <w:t>See my earlier comment about tracking markers on the foot perhaps being obscured from view during mid-stance.   Therefore, poor equivalence particularly in this specific phase of the gait cycle.</w:t>
      </w:r>
    </w:p>
  </w:comment>
  <w:comment w:id="77" w:author="Lake, Mark" w:date="2026-07-18T08:36:00Z" w:initials="LM">
    <w:p w14:paraId="28BBAD4D" w14:textId="2E064224" w:rsidR="00FB4CDE" w:rsidRDefault="00D41E45">
      <w:pPr>
        <w:pStyle w:val="CommentText"/>
      </w:pPr>
      <w:r>
        <w:rPr>
          <w:rStyle w:val="CommentReference"/>
        </w:rPr>
        <w:annotationRef/>
      </w:r>
      <w:r w:rsidRPr="006801F8">
        <w:t>sorry mid-swing.</w:t>
      </w:r>
    </w:p>
  </w:comment>
  <w:comment w:id="78" w:author="Barton, Gabor" w:date="2026-07-16T20:09:00Z" w:initials="GB">
    <w:p w14:paraId="10B0E717" w14:textId="77777777" w:rsidR="00BC02EB" w:rsidRDefault="00BC02EB" w:rsidP="00BC02EB">
      <w:pPr>
        <w:pStyle w:val="CommentText"/>
      </w:pPr>
      <w:r>
        <w:rPr>
          <w:rStyle w:val="CommentReference"/>
        </w:rPr>
        <w:annotationRef/>
      </w:r>
      <w:r>
        <w:t>vague</w:t>
      </w:r>
    </w:p>
  </w:comment>
  <w:comment w:id="79" w:author="Barton, Gabor" w:date="2026-07-16T20:13:00Z" w:initials="GB">
    <w:p w14:paraId="7678A2ED" w14:textId="77777777" w:rsidR="00BC02EB" w:rsidRDefault="00BC02EB" w:rsidP="00BC02EB">
      <w:pPr>
        <w:pStyle w:val="CommentText"/>
      </w:pPr>
      <w:r>
        <w:rPr>
          <w:rStyle w:val="CommentReference"/>
        </w:rPr>
        <w:annotationRef/>
      </w:r>
      <w:r>
        <w:t>Larger than what? The other two angles of the pelvis?</w:t>
      </w:r>
    </w:p>
  </w:comment>
  <w:comment w:id="80" w:author="Robinson, Mark" w:date="2026-08-25T13:07:00Z" w:initials="RM">
    <w:p w14:paraId="72232BF3" w14:textId="2F831560" w:rsidR="00A53F5E" w:rsidRDefault="00CC5DB6">
      <w:pPr>
        <w:pStyle w:val="CommentText"/>
      </w:pPr>
      <w:r>
        <w:rPr>
          <w:rStyle w:val="CommentReference"/>
        </w:rPr>
        <w:annotationRef/>
      </w:r>
      <w:r w:rsidRPr="775235BC">
        <w:t>add a more nuanced comment regarding the difference in variation (SD) between MB and ML and the effect of this on the CI band</w:t>
      </w:r>
    </w:p>
  </w:comment>
  <w:comment w:id="81" w:author="Barton, Gabor" w:date="2026-07-16T20:16:00Z" w:initials="GB">
    <w:p w14:paraId="63B123AB" w14:textId="77777777" w:rsidR="00BC02EB" w:rsidRDefault="00BC02EB" w:rsidP="00BC02EB">
      <w:pPr>
        <w:pStyle w:val="CommentText"/>
      </w:pPr>
      <w:r>
        <w:rPr>
          <w:rStyle w:val="CommentReference"/>
        </w:rPr>
        <w:annotationRef/>
      </w:r>
      <w:r>
        <w:t>order</w:t>
      </w:r>
    </w:p>
  </w:comment>
  <w:comment w:id="83" w:author="Barton, Gabor" w:date="2026-07-16T20:17:00Z" w:initials="GB">
    <w:p w14:paraId="0F14633E" w14:textId="77777777" w:rsidR="00BC02EB" w:rsidRDefault="00BC02EB" w:rsidP="00BC02EB">
      <w:pPr>
        <w:pStyle w:val="CommentText"/>
      </w:pPr>
      <w:r>
        <w:rPr>
          <w:rStyle w:val="CommentReference"/>
        </w:rPr>
        <w:annotationRef/>
      </w:r>
      <w:r>
        <w:t>The problem is that the same is true for testing differences. Do you have a convincing explanation why equivalence testing is better than difference testing?</w:t>
      </w:r>
    </w:p>
  </w:comment>
  <w:comment w:id="82" w:author="raihanasharir" w:date="2026-07-29T13:16:00Z" w:initials="ra">
    <w:p w14:paraId="2439716C" w14:textId="7C67F79A" w:rsidR="001446FF" w:rsidRDefault="00D41E45">
      <w:pPr>
        <w:pStyle w:val="CommentText"/>
      </w:pPr>
      <w:r>
        <w:rPr>
          <w:rStyle w:val="CommentReference"/>
        </w:rPr>
        <w:annotationRef/>
      </w:r>
      <w:r w:rsidRPr="7D76F407">
        <w:t>explain more precisely why equivalence testing addresses the research question better than conventional difference testing. The key advantage is not that it produces a “single objective result,” but that it evaluates whether the plausible range of differences is contained within a prespecified acceptable interval. The validity of the conclusion therefore depends heavily on whether the bounds are justified.</w:t>
      </w:r>
    </w:p>
  </w:comment>
  <w:comment w:id="84" w:author="Barton, Gabor" w:date="2026-07-16T20:18:00Z" w:initials="GB">
    <w:p w14:paraId="1D4A27A8" w14:textId="77777777" w:rsidR="00BC02EB" w:rsidRDefault="00BC02EB" w:rsidP="00BC02EB">
      <w:pPr>
        <w:pStyle w:val="CommentText"/>
      </w:pPr>
      <w:r>
        <w:rPr>
          <w:rStyle w:val="CommentReference"/>
        </w:rPr>
        <w:annotationRef/>
      </w:r>
      <w:r>
        <w:t>You’ve lost me…</w:t>
      </w:r>
    </w:p>
  </w:comment>
  <w:comment w:id="85" w:author="Lake, Mark" w:date="2026-07-17T12:31:00Z" w:initials="LM">
    <w:p w14:paraId="1DF9DC8B" w14:textId="4B6567AA" w:rsidR="00FB4CDE" w:rsidRDefault="00D41E45">
      <w:pPr>
        <w:pStyle w:val="CommentText"/>
      </w:pPr>
      <w:r>
        <w:rPr>
          <w:rStyle w:val="CommentReference"/>
        </w:rPr>
        <w:annotationRef/>
      </w:r>
      <w:r w:rsidRPr="1B807820">
        <w:t xml:space="preserve">There are established methods to quantify the sensitivity of a system to detect a small but true change in a measurement variable (allowing for variability and error in those measurements).     </w:t>
      </w:r>
    </w:p>
  </w:comment>
  <w:comment w:id="86" w:author="Barton, Gabor" w:date="2026-07-16T20:20:00Z" w:initials="GB">
    <w:p w14:paraId="68354942" w14:textId="77777777" w:rsidR="003F0FE6" w:rsidRDefault="003F0FE6" w:rsidP="003F0FE6">
      <w:pPr>
        <w:pStyle w:val="CommentText"/>
      </w:pPr>
      <w:r>
        <w:rPr>
          <w:rStyle w:val="CommentReference"/>
        </w:rPr>
        <w:annotationRef/>
      </w:r>
      <w:r>
        <w:t>Were the Theia3D versions the same?</w:t>
      </w:r>
    </w:p>
  </w:comment>
  <w:comment w:id="88" w:author="Barton, Gabor" w:date="2026-07-16T20:22:00Z" w:initials="GB">
    <w:p w14:paraId="33AD54B5" w14:textId="77777777" w:rsidR="003F0FE6" w:rsidRDefault="003F0FE6" w:rsidP="003F0FE6">
      <w:pPr>
        <w:pStyle w:val="CommentText"/>
      </w:pPr>
      <w:r>
        <w:rPr>
          <w:rStyle w:val="CommentReference"/>
        </w:rPr>
        <w:annotationRef/>
      </w:r>
      <w:r>
        <w:t>I agree, but it’s disappointing that after 5-6 years we have to repeat the same conclusion. Markerless has reached a plato, it will not break into clinical gait analysis, it’s time to look for other applications.</w:t>
      </w:r>
    </w:p>
  </w:comment>
  <w:comment w:id="89" w:author="Lake, Mark" w:date="2026-07-17T12:33:00Z" w:initials="LM">
    <w:p w14:paraId="07B2ECFA" w14:textId="328E2BF9" w:rsidR="00FB4CDE" w:rsidRDefault="00D41E45">
      <w:pPr>
        <w:pStyle w:val="CommentText"/>
      </w:pPr>
      <w:r>
        <w:rPr>
          <w:rStyle w:val="CommentReference"/>
        </w:rPr>
        <w:annotationRef/>
      </w:r>
      <w:r w:rsidRPr="643467C0">
        <w:t>Agree with this</w:t>
      </w:r>
    </w:p>
  </w:comment>
  <w:comment w:id="91" w:author="raihanasharir" w:date="2026-07-29T13:19:00Z" w:initials="ra">
    <w:p w14:paraId="6FBBC7AB" w14:textId="7EFC57B3" w:rsidR="001446FF" w:rsidRDefault="00D41E45">
      <w:pPr>
        <w:pStyle w:val="CommentText"/>
      </w:pPr>
      <w:r>
        <w:rPr>
          <w:rStyle w:val="CommentReference"/>
        </w:rPr>
        <w:annotationRef/>
      </w:r>
      <w:r w:rsidRPr="2A92CF34">
        <w:t>could acknowledge that marker-based motion capture is an established comparator but not a direct measure of underlying bone movement. Therefore, the study evaluates agreement or equivalence between two modelling approaches rather than the absolute accuracy of either system.</w:t>
      </w:r>
    </w:p>
  </w:comment>
  <w:comment w:id="92" w:author="Barton, Gabor" w:date="2026-07-16T20:23:00Z" w:initials="GB">
    <w:p w14:paraId="6F047779" w14:textId="77777777" w:rsidR="003F0FE6" w:rsidRDefault="003F0FE6" w:rsidP="003F0FE6">
      <w:pPr>
        <w:pStyle w:val="CommentText"/>
      </w:pPr>
      <w:r>
        <w:rPr>
          <w:rStyle w:val="CommentReference"/>
        </w:rPr>
        <w:annotationRef/>
      </w:r>
      <w:r>
        <w:t>Remember the early heel rise though.</w:t>
      </w:r>
    </w:p>
  </w:comment>
  <w:comment w:id="93" w:author="Barton, Gabor" w:date="2026-07-16T20:24:00Z" w:initials="GB">
    <w:p w14:paraId="6F37E779" w14:textId="77777777" w:rsidR="003E1D88" w:rsidRDefault="003F0FE6" w:rsidP="003E1D88">
      <w:pPr>
        <w:pStyle w:val="CommentText"/>
      </w:pPr>
      <w:r>
        <w:rPr>
          <w:rStyle w:val="CommentReference"/>
        </w:rPr>
        <w:annotationRef/>
      </w:r>
      <w:r w:rsidR="003E1D88">
        <w:t>Gait analysis implies “clinical”, so you might want to add that your conclusion applies to normal gait, e.g. “… some parameters of normal gait, ...”</w:t>
      </w:r>
    </w:p>
  </w:comment>
  <w:comment w:id="94" w:author="Robinson, Mark" w:date="2026-07-09T17:30:00Z" w:initials="MR">
    <w:p w14:paraId="681DB0D2" w14:textId="61E8158D" w:rsidR="00DA3BD6" w:rsidRDefault="00DA3BD6" w:rsidP="00DA3BD6">
      <w:pPr>
        <w:pStyle w:val="CommentText"/>
      </w:pPr>
      <w:r>
        <w:rPr>
          <w:rStyle w:val="CommentReference"/>
        </w:rPr>
        <w:annotationRef/>
      </w:r>
      <w:r>
        <w:t>Deleted -- This study evaluated the equivalence of lower-limb kinematic measures obtained from a markerless motion capture system compared to a traditional marker-based system during walking. The findings demonstrate that equivalence between systems is dependent on joint and plane of motion. Sagittal plane kinematics, particularly hip flexion, knee flexion, and ankle dorsiflexion, showed the strongest agreement and remained largely within predefined equivalence bounds across the gait cycle.</w:t>
      </w:r>
    </w:p>
    <w:p w14:paraId="56156040" w14:textId="77777777" w:rsidR="00DA3BD6" w:rsidRDefault="00DA3BD6" w:rsidP="00DA3BD6">
      <w:pPr>
        <w:pStyle w:val="CommentText"/>
      </w:pPr>
      <w:r>
        <w:t>In contrast, frontal and transverse plane variables, including hip rotation and foot progression, demonstrated reduced agreement and frequently exceeded equivalence bounds. These results indicate that while markerless motion capture shows promise for assessing key sagittal plane gait parameters, it currently has limitations for detailed multi-planar kinematic analysis.</w:t>
      </w:r>
    </w:p>
    <w:p w14:paraId="3296E24E" w14:textId="77777777" w:rsidR="00DA3BD6" w:rsidRDefault="00DA3BD6" w:rsidP="00DA3BD6">
      <w:pPr>
        <w:pStyle w:val="CommentText"/>
      </w:pPr>
      <w:r>
        <w:t>Overall, markerless motion capture represents a valuable and increasingly accessible tool for gait analysis, but its application should be guided by an understanding of its strengths and limitations. These findings contribute to the growing body of evidence supporting the selective use of markerless systems in clinical and research gait analysis and highlight areas for future methodological development.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C467CC8" w15:done="1"/>
  <w15:commentEx w15:paraId="6427C6EF" w15:done="0"/>
  <w15:commentEx w15:paraId="56421079" w15:done="1"/>
  <w15:commentEx w15:paraId="48483A02" w15:done="0"/>
  <w15:commentEx w15:paraId="27263567" w15:done="0"/>
  <w15:commentEx w15:paraId="01D776A9" w15:done="0"/>
  <w15:commentEx w15:paraId="3CD74F71" w15:done="1"/>
  <w15:commentEx w15:paraId="2C5231E6" w15:done="0"/>
  <w15:commentEx w15:paraId="24E9FCB7" w15:paraIdParent="2C5231E6" w15:done="0"/>
  <w15:commentEx w15:paraId="05E2A541" w15:done="0"/>
  <w15:commentEx w15:paraId="05CBCB32" w15:done="0"/>
  <w15:commentEx w15:paraId="4E7C4978" w15:done="0"/>
  <w15:commentEx w15:paraId="00C77C99" w15:done="0"/>
  <w15:commentEx w15:paraId="0645B97C" w15:done="0"/>
  <w15:commentEx w15:paraId="399EA834" w15:done="0"/>
  <w15:commentEx w15:paraId="3CB08751" w15:done="0"/>
  <w15:commentEx w15:paraId="0375FBEC" w15:done="0"/>
  <w15:commentEx w15:paraId="4CC6D98E" w15:done="0"/>
  <w15:commentEx w15:paraId="7E4DA443" w15:done="0"/>
  <w15:commentEx w15:paraId="69A9A215" w15:done="0"/>
  <w15:commentEx w15:paraId="5272A325" w15:done="0"/>
  <w15:commentEx w15:paraId="6A3A6B68" w15:done="0"/>
  <w15:commentEx w15:paraId="229A4F87" w15:paraIdParent="6A3A6B68" w15:done="0"/>
  <w15:commentEx w15:paraId="1D329D44" w15:paraIdParent="6A3A6B68" w15:done="0"/>
  <w15:commentEx w15:paraId="6E4CC7AF" w15:done="1"/>
  <w15:commentEx w15:paraId="5909E801" w15:done="0"/>
  <w15:commentEx w15:paraId="7DE1F7A8" w15:done="1"/>
  <w15:commentEx w15:paraId="6BBD0AA2" w15:done="0"/>
  <w15:commentEx w15:paraId="66F45480" w15:done="1"/>
  <w15:commentEx w15:paraId="5BF52A50" w15:done="0"/>
  <w15:commentEx w15:paraId="415B49AA" w15:done="1"/>
  <w15:commentEx w15:paraId="2D8C9F69" w15:paraIdParent="415B49AA" w15:done="1"/>
  <w15:commentEx w15:paraId="54096548" w15:done="1"/>
  <w15:commentEx w15:paraId="76D485CE" w15:done="0"/>
  <w15:commentEx w15:paraId="634CE862" w15:done="0"/>
  <w15:commentEx w15:paraId="5DB31719" w15:done="0"/>
  <w15:commentEx w15:paraId="3C72DA6C" w15:done="0"/>
  <w15:commentEx w15:paraId="24FA06E9" w15:done="0"/>
  <w15:commentEx w15:paraId="298927E5" w15:done="0"/>
  <w15:commentEx w15:paraId="2161A910" w15:done="0"/>
  <w15:commentEx w15:paraId="3D64F0A1" w15:done="0"/>
  <w15:commentEx w15:paraId="1F6500C3" w15:done="0"/>
  <w15:commentEx w15:paraId="20D9E174" w15:done="0"/>
  <w15:commentEx w15:paraId="1FD5A5A3" w15:done="0"/>
  <w15:commentEx w15:paraId="14E9427E" w15:done="0"/>
  <w15:commentEx w15:paraId="2E25A7FC" w15:done="0"/>
  <w15:commentEx w15:paraId="46CB79A7" w15:done="0"/>
  <w15:commentEx w15:paraId="4E72D90E" w15:done="0"/>
  <w15:commentEx w15:paraId="1EF996DE" w15:paraIdParent="4E72D90E" w15:done="0"/>
  <w15:commentEx w15:paraId="773F1DE4" w15:done="1"/>
  <w15:commentEx w15:paraId="3B0EAFB3" w15:paraIdParent="773F1DE4" w15:done="1"/>
  <w15:commentEx w15:paraId="5693E61D" w15:done="0"/>
  <w15:commentEx w15:paraId="196DFD23" w15:done="0"/>
  <w15:commentEx w15:paraId="6904C3B1" w15:paraIdParent="196DFD23" w15:done="0"/>
  <w15:commentEx w15:paraId="786BBAE7" w15:done="0"/>
  <w15:commentEx w15:paraId="25358B78" w15:paraIdParent="786BBAE7" w15:done="0"/>
  <w15:commentEx w15:paraId="70255ADC" w15:paraIdParent="786BBAE7" w15:done="0"/>
  <w15:commentEx w15:paraId="7A8EBE1D" w15:done="0"/>
  <w15:commentEx w15:paraId="154D4438" w15:done="0"/>
  <w15:commentEx w15:paraId="2C9A884D" w15:done="0"/>
  <w15:commentEx w15:paraId="11DDD483" w15:done="0"/>
  <w15:commentEx w15:paraId="48120B98" w15:done="0"/>
  <w15:commentEx w15:paraId="6788413D" w15:done="0"/>
  <w15:commentEx w15:paraId="71FB7F4B" w15:done="0"/>
  <w15:commentEx w15:paraId="28BBAD4D" w15:paraIdParent="71FB7F4B" w15:done="0"/>
  <w15:commentEx w15:paraId="10B0E717" w15:done="0"/>
  <w15:commentEx w15:paraId="7678A2ED" w15:done="1"/>
  <w15:commentEx w15:paraId="72232BF3" w15:done="0"/>
  <w15:commentEx w15:paraId="63B123AB" w15:done="1"/>
  <w15:commentEx w15:paraId="0F14633E" w15:done="0"/>
  <w15:commentEx w15:paraId="2439716C" w15:done="0"/>
  <w15:commentEx w15:paraId="1D4A27A8" w15:done="0"/>
  <w15:commentEx w15:paraId="1DF9DC8B" w15:done="0"/>
  <w15:commentEx w15:paraId="68354942" w15:done="0"/>
  <w15:commentEx w15:paraId="33AD54B5" w15:done="0"/>
  <w15:commentEx w15:paraId="07B2ECFA" w15:done="0"/>
  <w15:commentEx w15:paraId="6FBBC7AB" w15:done="0"/>
  <w15:commentEx w15:paraId="6F047779" w15:done="1"/>
  <w15:commentEx w15:paraId="6F37E779" w15:done="1"/>
  <w15:commentEx w15:paraId="3296E24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3A6ED0D" w16cex:dateUtc="2026-07-16T19:45:00Z"/>
  <w16cex:commentExtensible w16cex:durableId="26B7CED9" w16cex:dateUtc="2026-07-17T10:04:00Z"/>
  <w16cex:commentExtensible w16cex:durableId="11817174" w16cex:dateUtc="2026-07-16T17:18:00Z"/>
  <w16cex:commentExtensible w16cex:durableId="0E1F182D" w16cex:dateUtc="2026-07-16T17:21:00Z"/>
  <w16cex:commentExtensible w16cex:durableId="17FF170E" w16cex:dateUtc="2026-07-16T17:23:00Z"/>
  <w16cex:commentExtensible w16cex:durableId="3F1D193C" w16cex:dateUtc="2026-07-16T17:25:00Z"/>
  <w16cex:commentExtensible w16cex:durableId="5DFE3670" w16cex:dateUtc="2026-07-16T17:25:00Z"/>
  <w16cex:commentExtensible w16cex:durableId="4AD2780A" w16cex:dateUtc="2026-07-16T17:27:00Z"/>
  <w16cex:commentExtensible w16cex:durableId="690F637D" w16cex:dateUtc="2026-07-17T10:21:00Z"/>
  <w16cex:commentExtensible w16cex:durableId="5E20CF8D" w16cex:dateUtc="2026-07-16T17:27:00Z"/>
  <w16cex:commentExtensible w16cex:durableId="612F9537" w16cex:dateUtc="2026-08-25T10:30:00Z"/>
  <w16cex:commentExtensible w16cex:durableId="288383DD" w16cex:dateUtc="2026-07-16T17:31:00Z"/>
  <w16cex:commentExtensible w16cex:durableId="79A6FEDD" w16cex:dateUtc="2026-07-18T07:15:00Z"/>
  <w16cex:commentExtensible w16cex:durableId="17BB0D6F" w16cex:dateUtc="2026-07-16T17:34:00Z"/>
  <w16cex:commentExtensible w16cex:durableId="1F596A0D" w16cex:dateUtc="2026-07-17T10:12:00Z"/>
  <w16cex:commentExtensible w16cex:durableId="5901C4C1" w16cex:dateUtc="2026-07-16T17:36:00Z"/>
  <w16cex:commentExtensible w16cex:durableId="0A91AFBF" w16cex:dateUtc="2026-07-16T17:40:00Z"/>
  <w16cex:commentExtensible w16cex:durableId="4EFBB0AD" w16cex:dateUtc="2026-07-17T10:36:00Z"/>
  <w16cex:commentExtensible w16cex:durableId="68AE04C3" w16cex:dateUtc="2026-07-16T17:41:00Z"/>
  <w16cex:commentExtensible w16cex:durableId="0307BC71" w16cex:dateUtc="2026-07-17T17:30:00Z"/>
  <w16cex:commentExtensible w16cex:durableId="2EC81C89" w16cex:dateUtc="2026-07-16T17:43:00Z"/>
  <w16cex:commentExtensible w16cex:durableId="76ECEBA0" w16cex:dateUtc="2026-07-16T17:44:00Z"/>
  <w16cex:commentExtensible w16cex:durableId="38D5F1E6" w16cex:dateUtc="2026-07-17T10:44:00Z"/>
  <w16cex:commentExtensible w16cex:durableId="01597829" w16cex:dateUtc="2026-07-31T09:42:00Z"/>
  <w16cex:commentExtensible w16cex:durableId="54D21480" w16cex:dateUtc="2026-07-16T17:45:00Z"/>
  <w16cex:commentExtensible w16cex:durableId="3D8D5BD6" w16cex:dateUtc="2026-07-17T11:12:00Z"/>
  <w16cex:commentExtensible w16cex:durableId="6B7B9FF6" w16cex:dateUtc="2026-07-16T17:47:00Z"/>
  <w16cex:commentExtensible w16cex:durableId="1AFFCC3B" w16cex:dateUtc="2026-07-16T17:55:00Z"/>
  <w16cex:commentExtensible w16cex:durableId="0042915A" w16cex:dateUtc="2026-07-31T09:45:00Z"/>
  <w16cex:commentExtensible w16cex:durableId="4471653C" w16cex:dateUtc="2026-07-31T09:45:00Z"/>
  <w16cex:commentExtensible w16cex:durableId="3604DC32" w16cex:dateUtc="2026-07-16T17:50:00Z"/>
  <w16cex:commentExtensible w16cex:durableId="21CA349D" w16cex:dateUtc="2026-08-03T15:38:00Z"/>
  <w16cex:commentExtensible w16cex:durableId="34BE68D7" w16cex:dateUtc="2026-07-16T17:51:00Z"/>
  <w16cex:commentExtensible w16cex:durableId="3FCC31E1" w16cex:dateUtc="2026-07-16T17:55:00Z"/>
  <w16cex:commentExtensible w16cex:durableId="03D25A0E" w16cex:dateUtc="2026-07-16T18:22:00Z"/>
  <w16cex:commentExtensible w16cex:durableId="01E34072" w16cex:dateUtc="2026-07-31T09:51:00Z"/>
  <w16cex:commentExtensible w16cex:durableId="6E020C3C" w16cex:dateUtc="2026-07-16T18:19:00Z"/>
  <w16cex:commentExtensible w16cex:durableId="678BFE96" w16cex:dateUtc="2026-07-16T18:26:00Z"/>
  <w16cex:commentExtensible w16cex:durableId="17660360" w16cex:dateUtc="2026-07-31T09:56:00Z"/>
  <w16cex:commentExtensible w16cex:durableId="410CF821" w16cex:dateUtc="2026-07-18T07:30:00Z"/>
  <w16cex:commentExtensible w16cex:durableId="3B66A74A" w16cex:dateUtc="2026-07-16T17:59:00Z"/>
  <w16cex:commentExtensible w16cex:durableId="4293B4CA" w16cex:dateUtc="2026-07-16T18:14:00Z"/>
  <w16cex:commentExtensible w16cex:durableId="27426B37" w16cex:dateUtc="2026-07-31T09:57:00Z"/>
  <w16cex:commentExtensible w16cex:durableId="4EF39D31" w16cex:dateUtc="2026-07-16T19:38:00Z"/>
  <w16cex:commentExtensible w16cex:durableId="490B8014" w16cex:dateUtc="2026-07-17T17:25:00Z"/>
  <w16cex:commentExtensible w16cex:durableId="35BBD167" w16cex:dateUtc="2026-07-31T10:01:00Z"/>
  <w16cex:commentExtensible w16cex:durableId="6DD5F81B" w16cex:dateUtc="2026-07-17T11:17:00Z"/>
  <w16cex:commentExtensible w16cex:durableId="50D1EE33" w16cex:dateUtc="2026-07-16T18:30:00Z"/>
  <w16cex:commentExtensible w16cex:durableId="4858165B" w16cex:dateUtc="2026-07-17T11:14:00Z"/>
  <w16cex:commentExtensible w16cex:durableId="31B3DD32" w16cex:dateUtc="2026-07-31T10:05:00Z"/>
  <w16cex:commentExtensible w16cex:durableId="7D2C786B" w16cex:dateUtc="2026-07-31T10:06:00Z"/>
  <w16cex:commentExtensible w16cex:durableId="31E1BA1D" w16cex:dateUtc="2026-07-16T18:38:00Z"/>
  <w16cex:commentExtensible w16cex:durableId="7B6A302C" w16cex:dateUtc="2026-02-27T11:42:00Z"/>
  <w16cex:commentExtensible w16cex:durableId="1CBF4D56" w16cex:dateUtc="2026-07-16T18:39:00Z"/>
  <w16cex:commentExtensible w16cex:durableId="2A5FE2B5" w16cex:dateUtc="2026-04-30T20:37:00Z"/>
  <w16cex:commentExtensible w16cex:durableId="1B73ABC6" w16cex:dateUtc="2026-07-16T19:02:00Z"/>
  <w16cex:commentExtensible w16cex:durableId="20D99A44" w16cex:dateUtc="2026-07-22T12:07:00Z"/>
  <w16cex:commentExtensible w16cex:durableId="20C41B07" w16cex:dateUtc="2026-07-16T19:04:00Z"/>
  <w16cex:commentExtensible w16cex:durableId="6FE82426" w16cex:dateUtc="2026-07-29T05:11:00Z"/>
  <w16cex:commentExtensible w16cex:durableId="2A08B6E5" w16cex:dateUtc="2026-07-16T19:05:00Z"/>
  <w16cex:commentExtensible w16cex:durableId="1BD4C80F" w16cex:dateUtc="2026-04-30T20:43:00Z"/>
  <w16cex:commentExtensible w16cex:durableId="26FECBF3" w16cex:dateUtc="2026-07-16T19:06:00Z"/>
  <w16cex:commentExtensible w16cex:durableId="0C4BFFB3" w16cex:dateUtc="2026-07-16T19:08:00Z"/>
  <w16cex:commentExtensible w16cex:durableId="7E0A4D01" w16cex:dateUtc="2026-07-18T07:35:00Z"/>
  <w16cex:commentExtensible w16cex:durableId="6630BB14" w16cex:dateUtc="2026-07-18T07:36:00Z"/>
  <w16cex:commentExtensible w16cex:durableId="62ADAEA9" w16cex:dateUtc="2026-07-16T19:09:00Z"/>
  <w16cex:commentExtensible w16cex:durableId="1334379A" w16cex:dateUtc="2026-07-16T19:13:00Z"/>
  <w16cex:commentExtensible w16cex:durableId="7941E4E2" w16cex:dateUtc="2026-08-25T12:07:00Z"/>
  <w16cex:commentExtensible w16cex:durableId="5CD5F9CD" w16cex:dateUtc="2026-07-16T19:16:00Z"/>
  <w16cex:commentExtensible w16cex:durableId="24DAC940" w16cex:dateUtc="2026-07-16T19:17:00Z"/>
  <w16cex:commentExtensible w16cex:durableId="41B29871" w16cex:dateUtc="2026-07-29T05:16:00Z"/>
  <w16cex:commentExtensible w16cex:durableId="6BE366CE" w16cex:dateUtc="2026-07-16T19:18:00Z"/>
  <w16cex:commentExtensible w16cex:durableId="0D6BBD71" w16cex:dateUtc="2026-07-17T11:31:00Z"/>
  <w16cex:commentExtensible w16cex:durableId="1FE12765" w16cex:dateUtc="2026-07-16T19:20:00Z"/>
  <w16cex:commentExtensible w16cex:durableId="49E2EAAC" w16cex:dateUtc="2026-07-16T19:22:00Z"/>
  <w16cex:commentExtensible w16cex:durableId="1310CC4C" w16cex:dateUtc="2026-07-17T11:33:00Z"/>
  <w16cex:commentExtensible w16cex:durableId="745A431F" w16cex:dateUtc="2026-07-29T05:19:00Z"/>
  <w16cex:commentExtensible w16cex:durableId="1BA267C1" w16cex:dateUtc="2026-07-16T19:23:00Z"/>
  <w16cex:commentExtensible w16cex:durableId="740A50FD" w16cex:dateUtc="2026-07-16T19:24:00Z"/>
  <w16cex:commentExtensible w16cex:durableId="77268AF6" w16cex:dateUtc="2026-07-09T1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C467CC8" w16cid:durableId="53A6ED0D"/>
  <w16cid:commentId w16cid:paraId="6427C6EF" w16cid:durableId="26B7CED9"/>
  <w16cid:commentId w16cid:paraId="56421079" w16cid:durableId="11817174"/>
  <w16cid:commentId w16cid:paraId="48483A02" w16cid:durableId="0E1F182D"/>
  <w16cid:commentId w16cid:paraId="27263567" w16cid:durableId="17FF170E"/>
  <w16cid:commentId w16cid:paraId="01D776A9" w16cid:durableId="3F1D193C"/>
  <w16cid:commentId w16cid:paraId="3CD74F71" w16cid:durableId="5DFE3670"/>
  <w16cid:commentId w16cid:paraId="2C5231E6" w16cid:durableId="4AD2780A"/>
  <w16cid:commentId w16cid:paraId="24E9FCB7" w16cid:durableId="690F637D"/>
  <w16cid:commentId w16cid:paraId="05E2A541" w16cid:durableId="5E20CF8D"/>
  <w16cid:commentId w16cid:paraId="05CBCB32" w16cid:durableId="612F9537"/>
  <w16cid:commentId w16cid:paraId="4E7C4978" w16cid:durableId="288383DD"/>
  <w16cid:commentId w16cid:paraId="00C77C99" w16cid:durableId="79A6FEDD"/>
  <w16cid:commentId w16cid:paraId="0645B97C" w16cid:durableId="17BB0D6F"/>
  <w16cid:commentId w16cid:paraId="399EA834" w16cid:durableId="1F596A0D"/>
  <w16cid:commentId w16cid:paraId="3CB08751" w16cid:durableId="5901C4C1"/>
  <w16cid:commentId w16cid:paraId="0375FBEC" w16cid:durableId="0A91AFBF"/>
  <w16cid:commentId w16cid:paraId="4CC6D98E" w16cid:durableId="4EFBB0AD"/>
  <w16cid:commentId w16cid:paraId="7E4DA443" w16cid:durableId="68AE04C3"/>
  <w16cid:commentId w16cid:paraId="69A9A215" w16cid:durableId="0307BC71"/>
  <w16cid:commentId w16cid:paraId="5272A325" w16cid:durableId="2EC81C89"/>
  <w16cid:commentId w16cid:paraId="6A3A6B68" w16cid:durableId="76ECEBA0"/>
  <w16cid:commentId w16cid:paraId="229A4F87" w16cid:durableId="38D5F1E6"/>
  <w16cid:commentId w16cid:paraId="1D329D44" w16cid:durableId="01597829"/>
  <w16cid:commentId w16cid:paraId="6E4CC7AF" w16cid:durableId="54D21480"/>
  <w16cid:commentId w16cid:paraId="5909E801" w16cid:durableId="3D8D5BD6"/>
  <w16cid:commentId w16cid:paraId="7DE1F7A8" w16cid:durableId="6B7B9FF6"/>
  <w16cid:commentId w16cid:paraId="6BBD0AA2" w16cid:durableId="1AFFCC3B"/>
  <w16cid:commentId w16cid:paraId="66F45480" w16cid:durableId="0042915A"/>
  <w16cid:commentId w16cid:paraId="5BF52A50" w16cid:durableId="4471653C"/>
  <w16cid:commentId w16cid:paraId="415B49AA" w16cid:durableId="3604DC32"/>
  <w16cid:commentId w16cid:paraId="2D8C9F69" w16cid:durableId="21CA349D"/>
  <w16cid:commentId w16cid:paraId="54096548" w16cid:durableId="34BE68D7"/>
  <w16cid:commentId w16cid:paraId="76D485CE" w16cid:durableId="3FCC31E1"/>
  <w16cid:commentId w16cid:paraId="634CE862" w16cid:durableId="03D25A0E"/>
  <w16cid:commentId w16cid:paraId="5DB31719" w16cid:durableId="01E34072"/>
  <w16cid:commentId w16cid:paraId="3C72DA6C" w16cid:durableId="6E020C3C"/>
  <w16cid:commentId w16cid:paraId="24FA06E9" w16cid:durableId="678BFE96"/>
  <w16cid:commentId w16cid:paraId="298927E5" w16cid:durableId="17660360"/>
  <w16cid:commentId w16cid:paraId="2161A910" w16cid:durableId="410CF821"/>
  <w16cid:commentId w16cid:paraId="3D64F0A1" w16cid:durableId="3B66A74A"/>
  <w16cid:commentId w16cid:paraId="1F6500C3" w16cid:durableId="4293B4CA"/>
  <w16cid:commentId w16cid:paraId="20D9E174" w16cid:durableId="27426B37"/>
  <w16cid:commentId w16cid:paraId="1FD5A5A3" w16cid:durableId="4EF39D31"/>
  <w16cid:commentId w16cid:paraId="14E9427E" w16cid:durableId="490B8014"/>
  <w16cid:commentId w16cid:paraId="2E25A7FC" w16cid:durableId="35BBD167"/>
  <w16cid:commentId w16cid:paraId="46CB79A7" w16cid:durableId="6DD5F81B"/>
  <w16cid:commentId w16cid:paraId="4E72D90E" w16cid:durableId="50D1EE33"/>
  <w16cid:commentId w16cid:paraId="1EF996DE" w16cid:durableId="4858165B"/>
  <w16cid:commentId w16cid:paraId="773F1DE4" w16cid:durableId="31B3DD32"/>
  <w16cid:commentId w16cid:paraId="3B0EAFB3" w16cid:durableId="7D2C786B"/>
  <w16cid:commentId w16cid:paraId="5693E61D" w16cid:durableId="31E1BA1D"/>
  <w16cid:commentId w16cid:paraId="196DFD23" w16cid:durableId="7B6A302C"/>
  <w16cid:commentId w16cid:paraId="6904C3B1" w16cid:durableId="1CBF4D56"/>
  <w16cid:commentId w16cid:paraId="786BBAE7" w16cid:durableId="2A5FE2B5"/>
  <w16cid:commentId w16cid:paraId="25358B78" w16cid:durableId="1B73ABC6"/>
  <w16cid:commentId w16cid:paraId="70255ADC" w16cid:durableId="20D99A44"/>
  <w16cid:commentId w16cid:paraId="7A8EBE1D" w16cid:durableId="20C41B07"/>
  <w16cid:commentId w16cid:paraId="154D4438" w16cid:durableId="6FE82426"/>
  <w16cid:commentId w16cid:paraId="2C9A884D" w16cid:durableId="2A08B6E5"/>
  <w16cid:commentId w16cid:paraId="11DDD483" w16cid:durableId="1BD4C80F"/>
  <w16cid:commentId w16cid:paraId="48120B98" w16cid:durableId="26FECBF3"/>
  <w16cid:commentId w16cid:paraId="6788413D" w16cid:durableId="0C4BFFB3"/>
  <w16cid:commentId w16cid:paraId="71FB7F4B" w16cid:durableId="7E0A4D01"/>
  <w16cid:commentId w16cid:paraId="28BBAD4D" w16cid:durableId="6630BB14"/>
  <w16cid:commentId w16cid:paraId="10B0E717" w16cid:durableId="62ADAEA9"/>
  <w16cid:commentId w16cid:paraId="7678A2ED" w16cid:durableId="1334379A"/>
  <w16cid:commentId w16cid:paraId="72232BF3" w16cid:durableId="7941E4E2"/>
  <w16cid:commentId w16cid:paraId="63B123AB" w16cid:durableId="5CD5F9CD"/>
  <w16cid:commentId w16cid:paraId="0F14633E" w16cid:durableId="24DAC940"/>
  <w16cid:commentId w16cid:paraId="2439716C" w16cid:durableId="41B29871"/>
  <w16cid:commentId w16cid:paraId="1D4A27A8" w16cid:durableId="6BE366CE"/>
  <w16cid:commentId w16cid:paraId="1DF9DC8B" w16cid:durableId="0D6BBD71"/>
  <w16cid:commentId w16cid:paraId="68354942" w16cid:durableId="1FE12765"/>
  <w16cid:commentId w16cid:paraId="33AD54B5" w16cid:durableId="49E2EAAC"/>
  <w16cid:commentId w16cid:paraId="07B2ECFA" w16cid:durableId="1310CC4C"/>
  <w16cid:commentId w16cid:paraId="6FBBC7AB" w16cid:durableId="745A431F"/>
  <w16cid:commentId w16cid:paraId="6F047779" w16cid:durableId="1BA267C1"/>
  <w16cid:commentId w16cid:paraId="6F37E779" w16cid:durableId="740A50FD"/>
  <w16cid:commentId w16cid:paraId="3296E24E" w16cid:durableId="77268A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B5CC70" w14:textId="77777777" w:rsidR="008B0197" w:rsidRDefault="008B0197" w:rsidP="00FF3CD3">
      <w:pPr>
        <w:spacing w:after="0" w:line="240" w:lineRule="auto"/>
      </w:pPr>
      <w:r>
        <w:separator/>
      </w:r>
    </w:p>
  </w:endnote>
  <w:endnote w:type="continuationSeparator" w:id="0">
    <w:p w14:paraId="172D5403" w14:textId="77777777" w:rsidR="008B0197" w:rsidRDefault="008B0197" w:rsidP="00FF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08199" w14:textId="77777777" w:rsidR="008B0197" w:rsidRDefault="008B0197" w:rsidP="00FF3CD3">
      <w:pPr>
        <w:spacing w:after="0" w:line="240" w:lineRule="auto"/>
      </w:pPr>
      <w:r>
        <w:separator/>
      </w:r>
    </w:p>
  </w:footnote>
  <w:footnote w:type="continuationSeparator" w:id="0">
    <w:p w14:paraId="4212EB08" w14:textId="77777777" w:rsidR="008B0197" w:rsidRDefault="008B0197" w:rsidP="00FF3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EA2730"/>
    <w:multiLevelType w:val="multilevel"/>
    <w:tmpl w:val="2FDA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CA5668"/>
    <w:multiLevelType w:val="multilevel"/>
    <w:tmpl w:val="380C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208946">
    <w:abstractNumId w:val="0"/>
  </w:num>
  <w:num w:numId="2" w16cid:durableId="9537515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arton, Gabor">
    <w15:presenceInfo w15:providerId="AD" w15:userId="S::SPSGBART@ljmu.ac.uk::bfae300d-4fae-4953-bcc3-452b9a41a16a"/>
  </w15:person>
  <w15:person w15:author="Lake, Mark">
    <w15:presenceInfo w15:providerId="AD" w15:userId="S::spsmlake@ljmu.ac.uk::75525dd0-6324-46aa-b4de-c6b6a8e7a778"/>
  </w15:person>
  <w15:person w15:author="raihanasharir">
    <w15:presenceInfo w15:providerId="AD" w15:userId="S::raihanasharir_uitm.edu.my#ext#@ljmu.onmicrosoft.com::af9af74c-21f7-4b6d-9402-0370d48b4820"/>
  </w15:person>
  <w15:person w15:author="Robinson, Mark">
    <w15:presenceInfo w15:providerId="AD" w15:userId="S::SPSMROBI@ljmu.ac.uk::b4a6d85e-ef53-4622-8edb-d8abbe8f79a1"/>
  </w15:person>
  <w15:person w15:author="Foster, Richard">
    <w15:presenceInfo w15:providerId="AD" w15:userId="S::spsrfost@ljmu.ac.uk::7f696d26-c5db-4c8c-b140-f8cc4e6f62f8"/>
  </w15:person>
  <w15:person w15:author="Augustine, Sylvia">
    <w15:presenceInfo w15:providerId="AD" w15:userId="S::SPSSAUGU@ljmu.ac.uk::7f34adc2-2492-4f01-b268-561e96552dd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LJMU&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vpsz9r5szfa0oe9d5ep95919rxeasd2dfwe&quot;&gt;My EndNote Library&lt;record-ids&gt;&lt;item&gt;2&lt;/item&gt;&lt;item&gt;3&lt;/item&gt;&lt;item&gt;11&lt;/item&gt;&lt;item&gt;34&lt;/item&gt;&lt;item&gt;64&lt;/item&gt;&lt;item&gt;66&lt;/item&gt;&lt;item&gt;100&lt;/item&gt;&lt;item&gt;107&lt;/item&gt;&lt;item&gt;123&lt;/item&gt;&lt;item&gt;128&lt;/item&gt;&lt;item&gt;129&lt;/item&gt;&lt;item&gt;147&lt;/item&gt;&lt;item&gt;151&lt;/item&gt;&lt;item&gt;152&lt;/item&gt;&lt;item&gt;160&lt;/item&gt;&lt;item&gt;163&lt;/item&gt;&lt;item&gt;166&lt;/item&gt;&lt;item&gt;174&lt;/item&gt;&lt;/record-ids&gt;&lt;/item&gt;&lt;/Libraries&gt;"/>
  </w:docVars>
  <w:rsids>
    <w:rsidRoot w:val="00FE052B"/>
    <w:rsid w:val="00000174"/>
    <w:rsid w:val="00000937"/>
    <w:rsid w:val="000016CE"/>
    <w:rsid w:val="00001841"/>
    <w:rsid w:val="0000273C"/>
    <w:rsid w:val="00002A99"/>
    <w:rsid w:val="0000452F"/>
    <w:rsid w:val="00005FB7"/>
    <w:rsid w:val="00006AED"/>
    <w:rsid w:val="00007322"/>
    <w:rsid w:val="00010FDE"/>
    <w:rsid w:val="00011018"/>
    <w:rsid w:val="00011620"/>
    <w:rsid w:val="00012EDA"/>
    <w:rsid w:val="00013600"/>
    <w:rsid w:val="000144B8"/>
    <w:rsid w:val="0001472F"/>
    <w:rsid w:val="0001520B"/>
    <w:rsid w:val="00015AE9"/>
    <w:rsid w:val="00015C01"/>
    <w:rsid w:val="000177B8"/>
    <w:rsid w:val="0002025A"/>
    <w:rsid w:val="00020811"/>
    <w:rsid w:val="000208C9"/>
    <w:rsid w:val="0002095B"/>
    <w:rsid w:val="00020C87"/>
    <w:rsid w:val="00021539"/>
    <w:rsid w:val="00021A38"/>
    <w:rsid w:val="000238DD"/>
    <w:rsid w:val="000247DB"/>
    <w:rsid w:val="00025639"/>
    <w:rsid w:val="00025BF2"/>
    <w:rsid w:val="0002781C"/>
    <w:rsid w:val="00027A74"/>
    <w:rsid w:val="00030016"/>
    <w:rsid w:val="00031DA1"/>
    <w:rsid w:val="000320A6"/>
    <w:rsid w:val="000343D1"/>
    <w:rsid w:val="00034A0E"/>
    <w:rsid w:val="000358CD"/>
    <w:rsid w:val="00035E2D"/>
    <w:rsid w:val="0003674A"/>
    <w:rsid w:val="00037BDA"/>
    <w:rsid w:val="00040098"/>
    <w:rsid w:val="000407A4"/>
    <w:rsid w:val="000413EA"/>
    <w:rsid w:val="00041591"/>
    <w:rsid w:val="00041DCF"/>
    <w:rsid w:val="00043A7A"/>
    <w:rsid w:val="00043D8F"/>
    <w:rsid w:val="000452B3"/>
    <w:rsid w:val="0004559C"/>
    <w:rsid w:val="000459C5"/>
    <w:rsid w:val="00046DA3"/>
    <w:rsid w:val="0005020B"/>
    <w:rsid w:val="000507D1"/>
    <w:rsid w:val="0005278A"/>
    <w:rsid w:val="0005305F"/>
    <w:rsid w:val="0005311A"/>
    <w:rsid w:val="00053BE4"/>
    <w:rsid w:val="00054AB7"/>
    <w:rsid w:val="000560E7"/>
    <w:rsid w:val="000564CD"/>
    <w:rsid w:val="00056ABC"/>
    <w:rsid w:val="00060AC0"/>
    <w:rsid w:val="00061A1D"/>
    <w:rsid w:val="000625F2"/>
    <w:rsid w:val="000629D4"/>
    <w:rsid w:val="0006339E"/>
    <w:rsid w:val="000642A0"/>
    <w:rsid w:val="00064AA0"/>
    <w:rsid w:val="00064CE7"/>
    <w:rsid w:val="00064FBB"/>
    <w:rsid w:val="000651EB"/>
    <w:rsid w:val="00065F11"/>
    <w:rsid w:val="00066D10"/>
    <w:rsid w:val="00067614"/>
    <w:rsid w:val="00067665"/>
    <w:rsid w:val="0006768C"/>
    <w:rsid w:val="00067991"/>
    <w:rsid w:val="00070266"/>
    <w:rsid w:val="000718FD"/>
    <w:rsid w:val="00071CBF"/>
    <w:rsid w:val="00071D20"/>
    <w:rsid w:val="00072CEF"/>
    <w:rsid w:val="00072FF1"/>
    <w:rsid w:val="00073B8C"/>
    <w:rsid w:val="00073BDF"/>
    <w:rsid w:val="00074997"/>
    <w:rsid w:val="00076096"/>
    <w:rsid w:val="000762EA"/>
    <w:rsid w:val="00076780"/>
    <w:rsid w:val="00076DD7"/>
    <w:rsid w:val="00077091"/>
    <w:rsid w:val="00081658"/>
    <w:rsid w:val="00081A9C"/>
    <w:rsid w:val="000820E0"/>
    <w:rsid w:val="00082452"/>
    <w:rsid w:val="0008303E"/>
    <w:rsid w:val="00083F17"/>
    <w:rsid w:val="0008525D"/>
    <w:rsid w:val="00086E2B"/>
    <w:rsid w:val="00090975"/>
    <w:rsid w:val="00091176"/>
    <w:rsid w:val="000928B8"/>
    <w:rsid w:val="00092FC5"/>
    <w:rsid w:val="0009372E"/>
    <w:rsid w:val="000947B9"/>
    <w:rsid w:val="00094B3D"/>
    <w:rsid w:val="0009565E"/>
    <w:rsid w:val="00096484"/>
    <w:rsid w:val="00096B6E"/>
    <w:rsid w:val="000971FC"/>
    <w:rsid w:val="0009790A"/>
    <w:rsid w:val="000A06F2"/>
    <w:rsid w:val="000A24A9"/>
    <w:rsid w:val="000A31D7"/>
    <w:rsid w:val="000A350A"/>
    <w:rsid w:val="000A35A6"/>
    <w:rsid w:val="000A4E8A"/>
    <w:rsid w:val="000A55FD"/>
    <w:rsid w:val="000A6C6B"/>
    <w:rsid w:val="000B0047"/>
    <w:rsid w:val="000B33A7"/>
    <w:rsid w:val="000B386E"/>
    <w:rsid w:val="000B387E"/>
    <w:rsid w:val="000B46E4"/>
    <w:rsid w:val="000B5857"/>
    <w:rsid w:val="000B5CCC"/>
    <w:rsid w:val="000B6027"/>
    <w:rsid w:val="000C0593"/>
    <w:rsid w:val="000C1AC2"/>
    <w:rsid w:val="000C2C13"/>
    <w:rsid w:val="000C3183"/>
    <w:rsid w:val="000C4576"/>
    <w:rsid w:val="000C6270"/>
    <w:rsid w:val="000C6A49"/>
    <w:rsid w:val="000D0A73"/>
    <w:rsid w:val="000D0EA3"/>
    <w:rsid w:val="000D1186"/>
    <w:rsid w:val="000D122D"/>
    <w:rsid w:val="000D15E1"/>
    <w:rsid w:val="000D490F"/>
    <w:rsid w:val="000D51DB"/>
    <w:rsid w:val="000D5431"/>
    <w:rsid w:val="000D602D"/>
    <w:rsid w:val="000D63B3"/>
    <w:rsid w:val="000D757D"/>
    <w:rsid w:val="000D774A"/>
    <w:rsid w:val="000D7AF5"/>
    <w:rsid w:val="000E008B"/>
    <w:rsid w:val="000E0808"/>
    <w:rsid w:val="000E1011"/>
    <w:rsid w:val="000E2288"/>
    <w:rsid w:val="000E2E7C"/>
    <w:rsid w:val="000E31CD"/>
    <w:rsid w:val="000E358F"/>
    <w:rsid w:val="000E35EA"/>
    <w:rsid w:val="000E3849"/>
    <w:rsid w:val="000E3C45"/>
    <w:rsid w:val="000E3F61"/>
    <w:rsid w:val="000E501B"/>
    <w:rsid w:val="000E5DE3"/>
    <w:rsid w:val="000E6A5F"/>
    <w:rsid w:val="000E760D"/>
    <w:rsid w:val="000E7AAD"/>
    <w:rsid w:val="000E7C1F"/>
    <w:rsid w:val="000F1096"/>
    <w:rsid w:val="000F1A7E"/>
    <w:rsid w:val="000F2434"/>
    <w:rsid w:val="000F35F9"/>
    <w:rsid w:val="000F3EF2"/>
    <w:rsid w:val="000F3F39"/>
    <w:rsid w:val="000F48AB"/>
    <w:rsid w:val="000F4B44"/>
    <w:rsid w:val="000F5812"/>
    <w:rsid w:val="000F612C"/>
    <w:rsid w:val="000F7611"/>
    <w:rsid w:val="001009AD"/>
    <w:rsid w:val="0010108B"/>
    <w:rsid w:val="0010125D"/>
    <w:rsid w:val="00103030"/>
    <w:rsid w:val="001036C4"/>
    <w:rsid w:val="00104EA1"/>
    <w:rsid w:val="00105859"/>
    <w:rsid w:val="00105D40"/>
    <w:rsid w:val="00105E24"/>
    <w:rsid w:val="00105EC9"/>
    <w:rsid w:val="001105AF"/>
    <w:rsid w:val="0011107B"/>
    <w:rsid w:val="001117FB"/>
    <w:rsid w:val="001127E8"/>
    <w:rsid w:val="00113CE2"/>
    <w:rsid w:val="00114ADA"/>
    <w:rsid w:val="00114BDE"/>
    <w:rsid w:val="00115653"/>
    <w:rsid w:val="0011594E"/>
    <w:rsid w:val="00115E50"/>
    <w:rsid w:val="00117FCB"/>
    <w:rsid w:val="001201E5"/>
    <w:rsid w:val="00121B7C"/>
    <w:rsid w:val="00122133"/>
    <w:rsid w:val="001231AA"/>
    <w:rsid w:val="00123822"/>
    <w:rsid w:val="00123AB0"/>
    <w:rsid w:val="00123BEF"/>
    <w:rsid w:val="00124E20"/>
    <w:rsid w:val="001254FA"/>
    <w:rsid w:val="00126531"/>
    <w:rsid w:val="0013111A"/>
    <w:rsid w:val="001316BB"/>
    <w:rsid w:val="0013212B"/>
    <w:rsid w:val="00132578"/>
    <w:rsid w:val="00133053"/>
    <w:rsid w:val="0013326C"/>
    <w:rsid w:val="0013341F"/>
    <w:rsid w:val="00133EC6"/>
    <w:rsid w:val="001341DA"/>
    <w:rsid w:val="001348FC"/>
    <w:rsid w:val="001349A7"/>
    <w:rsid w:val="001349B3"/>
    <w:rsid w:val="0013505C"/>
    <w:rsid w:val="001368C0"/>
    <w:rsid w:val="0014079E"/>
    <w:rsid w:val="00140ADC"/>
    <w:rsid w:val="00141698"/>
    <w:rsid w:val="00141ECA"/>
    <w:rsid w:val="00142621"/>
    <w:rsid w:val="00142EA8"/>
    <w:rsid w:val="00143B2C"/>
    <w:rsid w:val="001446FF"/>
    <w:rsid w:val="001454E8"/>
    <w:rsid w:val="001477F2"/>
    <w:rsid w:val="00147FB7"/>
    <w:rsid w:val="00147FC5"/>
    <w:rsid w:val="00150415"/>
    <w:rsid w:val="00151CA8"/>
    <w:rsid w:val="00153C64"/>
    <w:rsid w:val="0015404F"/>
    <w:rsid w:val="0015412F"/>
    <w:rsid w:val="00154C4E"/>
    <w:rsid w:val="00155301"/>
    <w:rsid w:val="00155F91"/>
    <w:rsid w:val="00157BC4"/>
    <w:rsid w:val="00160E50"/>
    <w:rsid w:val="00160FC4"/>
    <w:rsid w:val="00161369"/>
    <w:rsid w:val="00161780"/>
    <w:rsid w:val="001617A1"/>
    <w:rsid w:val="00161A36"/>
    <w:rsid w:val="001637CB"/>
    <w:rsid w:val="00164020"/>
    <w:rsid w:val="0016444D"/>
    <w:rsid w:val="001664C3"/>
    <w:rsid w:val="001666DC"/>
    <w:rsid w:val="00167170"/>
    <w:rsid w:val="00170FF0"/>
    <w:rsid w:val="00171B68"/>
    <w:rsid w:val="0017250B"/>
    <w:rsid w:val="00174CDF"/>
    <w:rsid w:val="0017661C"/>
    <w:rsid w:val="00176812"/>
    <w:rsid w:val="00177465"/>
    <w:rsid w:val="00177F83"/>
    <w:rsid w:val="00177FC3"/>
    <w:rsid w:val="0018223E"/>
    <w:rsid w:val="0018313F"/>
    <w:rsid w:val="00183D8D"/>
    <w:rsid w:val="001853FC"/>
    <w:rsid w:val="001862AB"/>
    <w:rsid w:val="00186FCF"/>
    <w:rsid w:val="00190685"/>
    <w:rsid w:val="00191DB1"/>
    <w:rsid w:val="00191FAB"/>
    <w:rsid w:val="00192649"/>
    <w:rsid w:val="00192C29"/>
    <w:rsid w:val="00193734"/>
    <w:rsid w:val="001944AE"/>
    <w:rsid w:val="00194B0A"/>
    <w:rsid w:val="001950F5"/>
    <w:rsid w:val="00196B8B"/>
    <w:rsid w:val="00196CD7"/>
    <w:rsid w:val="001A03F5"/>
    <w:rsid w:val="001A0C5E"/>
    <w:rsid w:val="001A178F"/>
    <w:rsid w:val="001A21F7"/>
    <w:rsid w:val="001A229F"/>
    <w:rsid w:val="001A4DF8"/>
    <w:rsid w:val="001A59B9"/>
    <w:rsid w:val="001A6B64"/>
    <w:rsid w:val="001A7882"/>
    <w:rsid w:val="001A7AF3"/>
    <w:rsid w:val="001A7F8C"/>
    <w:rsid w:val="001B0A34"/>
    <w:rsid w:val="001B0B18"/>
    <w:rsid w:val="001B258A"/>
    <w:rsid w:val="001B6DEB"/>
    <w:rsid w:val="001B6EB2"/>
    <w:rsid w:val="001B74A6"/>
    <w:rsid w:val="001B796A"/>
    <w:rsid w:val="001B7B29"/>
    <w:rsid w:val="001B7B4C"/>
    <w:rsid w:val="001B7D18"/>
    <w:rsid w:val="001C07A1"/>
    <w:rsid w:val="001C1327"/>
    <w:rsid w:val="001C16C1"/>
    <w:rsid w:val="001C1F5C"/>
    <w:rsid w:val="001C2399"/>
    <w:rsid w:val="001C28DC"/>
    <w:rsid w:val="001C2AF5"/>
    <w:rsid w:val="001C3C7D"/>
    <w:rsid w:val="001C3FB1"/>
    <w:rsid w:val="001C42C8"/>
    <w:rsid w:val="001C489E"/>
    <w:rsid w:val="001C4FBF"/>
    <w:rsid w:val="001C6447"/>
    <w:rsid w:val="001C752C"/>
    <w:rsid w:val="001D000A"/>
    <w:rsid w:val="001D00E0"/>
    <w:rsid w:val="001D1552"/>
    <w:rsid w:val="001D2BE8"/>
    <w:rsid w:val="001D3735"/>
    <w:rsid w:val="001D3AF0"/>
    <w:rsid w:val="001D3EC5"/>
    <w:rsid w:val="001D5016"/>
    <w:rsid w:val="001D546C"/>
    <w:rsid w:val="001D5ACC"/>
    <w:rsid w:val="001D6052"/>
    <w:rsid w:val="001D633A"/>
    <w:rsid w:val="001D7C5F"/>
    <w:rsid w:val="001D7C98"/>
    <w:rsid w:val="001E035E"/>
    <w:rsid w:val="001E0F27"/>
    <w:rsid w:val="001E3099"/>
    <w:rsid w:val="001E37AA"/>
    <w:rsid w:val="001E4504"/>
    <w:rsid w:val="001E4535"/>
    <w:rsid w:val="001E53BE"/>
    <w:rsid w:val="001E6AC7"/>
    <w:rsid w:val="001E6AE9"/>
    <w:rsid w:val="001E6FDD"/>
    <w:rsid w:val="001F0A2F"/>
    <w:rsid w:val="001F15C7"/>
    <w:rsid w:val="001F242B"/>
    <w:rsid w:val="001F2F7E"/>
    <w:rsid w:val="001F3AA8"/>
    <w:rsid w:val="001F3BEC"/>
    <w:rsid w:val="001F3C7B"/>
    <w:rsid w:val="001F4BD7"/>
    <w:rsid w:val="001F4D93"/>
    <w:rsid w:val="001F5A7D"/>
    <w:rsid w:val="001F5AB2"/>
    <w:rsid w:val="001F5F8E"/>
    <w:rsid w:val="001F61EE"/>
    <w:rsid w:val="001F682C"/>
    <w:rsid w:val="001F6A0D"/>
    <w:rsid w:val="00200E41"/>
    <w:rsid w:val="00204851"/>
    <w:rsid w:val="00204D45"/>
    <w:rsid w:val="002051CF"/>
    <w:rsid w:val="002064FB"/>
    <w:rsid w:val="00207095"/>
    <w:rsid w:val="00207F5B"/>
    <w:rsid w:val="00210DB6"/>
    <w:rsid w:val="00211567"/>
    <w:rsid w:val="0021180C"/>
    <w:rsid w:val="002118A6"/>
    <w:rsid w:val="00211FB7"/>
    <w:rsid w:val="002121F3"/>
    <w:rsid w:val="002141CA"/>
    <w:rsid w:val="002166D6"/>
    <w:rsid w:val="002178DD"/>
    <w:rsid w:val="00221A71"/>
    <w:rsid w:val="00222871"/>
    <w:rsid w:val="00222F7A"/>
    <w:rsid w:val="0022414D"/>
    <w:rsid w:val="00224625"/>
    <w:rsid w:val="002250F4"/>
    <w:rsid w:val="0022697E"/>
    <w:rsid w:val="00227AC2"/>
    <w:rsid w:val="00231F3D"/>
    <w:rsid w:val="002342B8"/>
    <w:rsid w:val="0023550A"/>
    <w:rsid w:val="00237038"/>
    <w:rsid w:val="00237B61"/>
    <w:rsid w:val="00240357"/>
    <w:rsid w:val="0024045C"/>
    <w:rsid w:val="0024079B"/>
    <w:rsid w:val="00242F1E"/>
    <w:rsid w:val="0024378D"/>
    <w:rsid w:val="00247386"/>
    <w:rsid w:val="0024775C"/>
    <w:rsid w:val="0025161B"/>
    <w:rsid w:val="002519DC"/>
    <w:rsid w:val="00251F91"/>
    <w:rsid w:val="002524EB"/>
    <w:rsid w:val="002525CC"/>
    <w:rsid w:val="00252CCD"/>
    <w:rsid w:val="002539CA"/>
    <w:rsid w:val="00253DE8"/>
    <w:rsid w:val="00253E6D"/>
    <w:rsid w:val="002547EA"/>
    <w:rsid w:val="002549B2"/>
    <w:rsid w:val="002557A8"/>
    <w:rsid w:val="00257828"/>
    <w:rsid w:val="002606C1"/>
    <w:rsid w:val="002611E6"/>
    <w:rsid w:val="002617CF"/>
    <w:rsid w:val="0026226A"/>
    <w:rsid w:val="00263E1E"/>
    <w:rsid w:val="00263EEF"/>
    <w:rsid w:val="00263FAB"/>
    <w:rsid w:val="00264EB5"/>
    <w:rsid w:val="00264ECB"/>
    <w:rsid w:val="00265554"/>
    <w:rsid w:val="0026750E"/>
    <w:rsid w:val="00267D77"/>
    <w:rsid w:val="00270C91"/>
    <w:rsid w:val="002716D8"/>
    <w:rsid w:val="00271CFD"/>
    <w:rsid w:val="00271FAF"/>
    <w:rsid w:val="0027271B"/>
    <w:rsid w:val="00274910"/>
    <w:rsid w:val="00275331"/>
    <w:rsid w:val="00275A90"/>
    <w:rsid w:val="00275B85"/>
    <w:rsid w:val="00275FE0"/>
    <w:rsid w:val="002766F0"/>
    <w:rsid w:val="0027768E"/>
    <w:rsid w:val="002804E6"/>
    <w:rsid w:val="0028097E"/>
    <w:rsid w:val="00280A3B"/>
    <w:rsid w:val="0028216D"/>
    <w:rsid w:val="00282F05"/>
    <w:rsid w:val="00283F2D"/>
    <w:rsid w:val="002842E4"/>
    <w:rsid w:val="00284343"/>
    <w:rsid w:val="00285E36"/>
    <w:rsid w:val="002862B7"/>
    <w:rsid w:val="00286A13"/>
    <w:rsid w:val="00286EFD"/>
    <w:rsid w:val="00287315"/>
    <w:rsid w:val="00290901"/>
    <w:rsid w:val="00290A94"/>
    <w:rsid w:val="002914E7"/>
    <w:rsid w:val="00291BEF"/>
    <w:rsid w:val="00293C1F"/>
    <w:rsid w:val="002942C8"/>
    <w:rsid w:val="002947C6"/>
    <w:rsid w:val="0029529E"/>
    <w:rsid w:val="002953C8"/>
    <w:rsid w:val="0029652E"/>
    <w:rsid w:val="00296CBC"/>
    <w:rsid w:val="002A053B"/>
    <w:rsid w:val="002A0869"/>
    <w:rsid w:val="002A0C20"/>
    <w:rsid w:val="002A0D4B"/>
    <w:rsid w:val="002A0EC3"/>
    <w:rsid w:val="002A1220"/>
    <w:rsid w:val="002A21F3"/>
    <w:rsid w:val="002A2E7F"/>
    <w:rsid w:val="002A3A6A"/>
    <w:rsid w:val="002A4543"/>
    <w:rsid w:val="002A6277"/>
    <w:rsid w:val="002A7D8F"/>
    <w:rsid w:val="002B05D9"/>
    <w:rsid w:val="002B15B7"/>
    <w:rsid w:val="002B2710"/>
    <w:rsid w:val="002B35F5"/>
    <w:rsid w:val="002B3E65"/>
    <w:rsid w:val="002B648E"/>
    <w:rsid w:val="002B71A8"/>
    <w:rsid w:val="002C01D3"/>
    <w:rsid w:val="002C161C"/>
    <w:rsid w:val="002C1E62"/>
    <w:rsid w:val="002C202E"/>
    <w:rsid w:val="002C30BC"/>
    <w:rsid w:val="002C42AE"/>
    <w:rsid w:val="002C6978"/>
    <w:rsid w:val="002C7597"/>
    <w:rsid w:val="002C7C99"/>
    <w:rsid w:val="002D0E4F"/>
    <w:rsid w:val="002D1626"/>
    <w:rsid w:val="002D26B0"/>
    <w:rsid w:val="002D2B0C"/>
    <w:rsid w:val="002D315B"/>
    <w:rsid w:val="002D3AC3"/>
    <w:rsid w:val="002D420A"/>
    <w:rsid w:val="002D47B1"/>
    <w:rsid w:val="002D6A13"/>
    <w:rsid w:val="002D7101"/>
    <w:rsid w:val="002D747B"/>
    <w:rsid w:val="002D75F9"/>
    <w:rsid w:val="002E0755"/>
    <w:rsid w:val="002E0F53"/>
    <w:rsid w:val="002E1543"/>
    <w:rsid w:val="002E1E60"/>
    <w:rsid w:val="002E219C"/>
    <w:rsid w:val="002E3955"/>
    <w:rsid w:val="002E50B4"/>
    <w:rsid w:val="002E59EF"/>
    <w:rsid w:val="002F019B"/>
    <w:rsid w:val="002F051B"/>
    <w:rsid w:val="002F05EA"/>
    <w:rsid w:val="002F0665"/>
    <w:rsid w:val="002F084F"/>
    <w:rsid w:val="002F0873"/>
    <w:rsid w:val="002F1302"/>
    <w:rsid w:val="002F2296"/>
    <w:rsid w:val="002F2BA0"/>
    <w:rsid w:val="002F327D"/>
    <w:rsid w:val="002F4E96"/>
    <w:rsid w:val="002F5580"/>
    <w:rsid w:val="00300C62"/>
    <w:rsid w:val="00300ECC"/>
    <w:rsid w:val="0030215D"/>
    <w:rsid w:val="00302E5B"/>
    <w:rsid w:val="00302EC0"/>
    <w:rsid w:val="00303F32"/>
    <w:rsid w:val="003046D8"/>
    <w:rsid w:val="00305353"/>
    <w:rsid w:val="00305BFF"/>
    <w:rsid w:val="00306800"/>
    <w:rsid w:val="00306B4F"/>
    <w:rsid w:val="003079E4"/>
    <w:rsid w:val="003079E6"/>
    <w:rsid w:val="00310755"/>
    <w:rsid w:val="0031139B"/>
    <w:rsid w:val="003113FC"/>
    <w:rsid w:val="00311668"/>
    <w:rsid w:val="003120EE"/>
    <w:rsid w:val="00312EAD"/>
    <w:rsid w:val="00315A55"/>
    <w:rsid w:val="003200D5"/>
    <w:rsid w:val="003215FF"/>
    <w:rsid w:val="0032335D"/>
    <w:rsid w:val="003239F5"/>
    <w:rsid w:val="00323E35"/>
    <w:rsid w:val="003243A5"/>
    <w:rsid w:val="0032459B"/>
    <w:rsid w:val="0032544D"/>
    <w:rsid w:val="003268C5"/>
    <w:rsid w:val="003302EA"/>
    <w:rsid w:val="003314D6"/>
    <w:rsid w:val="00332CEA"/>
    <w:rsid w:val="00333661"/>
    <w:rsid w:val="00333D86"/>
    <w:rsid w:val="00333FD2"/>
    <w:rsid w:val="00334B62"/>
    <w:rsid w:val="0034007A"/>
    <w:rsid w:val="00341942"/>
    <w:rsid w:val="00342185"/>
    <w:rsid w:val="0034220F"/>
    <w:rsid w:val="0034254E"/>
    <w:rsid w:val="00342A70"/>
    <w:rsid w:val="00342B05"/>
    <w:rsid w:val="003437C0"/>
    <w:rsid w:val="003450E2"/>
    <w:rsid w:val="00345507"/>
    <w:rsid w:val="00345FC5"/>
    <w:rsid w:val="00345FFD"/>
    <w:rsid w:val="00346D67"/>
    <w:rsid w:val="00347FA5"/>
    <w:rsid w:val="00350D40"/>
    <w:rsid w:val="00351661"/>
    <w:rsid w:val="00352634"/>
    <w:rsid w:val="0035284D"/>
    <w:rsid w:val="00352ADE"/>
    <w:rsid w:val="003534AA"/>
    <w:rsid w:val="00353DEE"/>
    <w:rsid w:val="00354C98"/>
    <w:rsid w:val="00357C80"/>
    <w:rsid w:val="00357D3F"/>
    <w:rsid w:val="003621F7"/>
    <w:rsid w:val="00362439"/>
    <w:rsid w:val="003624CF"/>
    <w:rsid w:val="00362832"/>
    <w:rsid w:val="00362A10"/>
    <w:rsid w:val="00363C9E"/>
    <w:rsid w:val="003643E4"/>
    <w:rsid w:val="0036465F"/>
    <w:rsid w:val="00365204"/>
    <w:rsid w:val="00365A36"/>
    <w:rsid w:val="00366417"/>
    <w:rsid w:val="00366C3E"/>
    <w:rsid w:val="0036701D"/>
    <w:rsid w:val="00370634"/>
    <w:rsid w:val="003709D2"/>
    <w:rsid w:val="00370D96"/>
    <w:rsid w:val="00371B8A"/>
    <w:rsid w:val="003734BE"/>
    <w:rsid w:val="00373B71"/>
    <w:rsid w:val="00373D15"/>
    <w:rsid w:val="00374207"/>
    <w:rsid w:val="003748F3"/>
    <w:rsid w:val="0037584F"/>
    <w:rsid w:val="00375BBB"/>
    <w:rsid w:val="0037602D"/>
    <w:rsid w:val="00376BB4"/>
    <w:rsid w:val="003772D9"/>
    <w:rsid w:val="003773C8"/>
    <w:rsid w:val="0038234A"/>
    <w:rsid w:val="0038567D"/>
    <w:rsid w:val="0038645E"/>
    <w:rsid w:val="00386672"/>
    <w:rsid w:val="00387141"/>
    <w:rsid w:val="0038742F"/>
    <w:rsid w:val="00387848"/>
    <w:rsid w:val="003879A4"/>
    <w:rsid w:val="00387D65"/>
    <w:rsid w:val="00391777"/>
    <w:rsid w:val="0039203D"/>
    <w:rsid w:val="0039329E"/>
    <w:rsid w:val="003950D9"/>
    <w:rsid w:val="00396768"/>
    <w:rsid w:val="00397739"/>
    <w:rsid w:val="003A33EA"/>
    <w:rsid w:val="003A505B"/>
    <w:rsid w:val="003A506F"/>
    <w:rsid w:val="003A5133"/>
    <w:rsid w:val="003A6A91"/>
    <w:rsid w:val="003B0279"/>
    <w:rsid w:val="003B178C"/>
    <w:rsid w:val="003B1BC3"/>
    <w:rsid w:val="003B2C2E"/>
    <w:rsid w:val="003B4086"/>
    <w:rsid w:val="003B41D8"/>
    <w:rsid w:val="003B4547"/>
    <w:rsid w:val="003B4559"/>
    <w:rsid w:val="003B4573"/>
    <w:rsid w:val="003B6514"/>
    <w:rsid w:val="003B747A"/>
    <w:rsid w:val="003C0F49"/>
    <w:rsid w:val="003C29DD"/>
    <w:rsid w:val="003C2ABC"/>
    <w:rsid w:val="003C2EE0"/>
    <w:rsid w:val="003C2FC2"/>
    <w:rsid w:val="003C372D"/>
    <w:rsid w:val="003C397C"/>
    <w:rsid w:val="003C3C46"/>
    <w:rsid w:val="003C3DB5"/>
    <w:rsid w:val="003C4B33"/>
    <w:rsid w:val="003C5415"/>
    <w:rsid w:val="003C56D9"/>
    <w:rsid w:val="003C5750"/>
    <w:rsid w:val="003C57FD"/>
    <w:rsid w:val="003C623E"/>
    <w:rsid w:val="003C6525"/>
    <w:rsid w:val="003C6A14"/>
    <w:rsid w:val="003C7CB4"/>
    <w:rsid w:val="003D0924"/>
    <w:rsid w:val="003D2CFA"/>
    <w:rsid w:val="003D2EC7"/>
    <w:rsid w:val="003D2FFF"/>
    <w:rsid w:val="003D35C5"/>
    <w:rsid w:val="003D477E"/>
    <w:rsid w:val="003D51B6"/>
    <w:rsid w:val="003D5705"/>
    <w:rsid w:val="003D6717"/>
    <w:rsid w:val="003E005A"/>
    <w:rsid w:val="003E0722"/>
    <w:rsid w:val="003E15C5"/>
    <w:rsid w:val="003E1683"/>
    <w:rsid w:val="003E1A53"/>
    <w:rsid w:val="003E1D88"/>
    <w:rsid w:val="003E20D9"/>
    <w:rsid w:val="003E21A8"/>
    <w:rsid w:val="003E34F3"/>
    <w:rsid w:val="003E3DB2"/>
    <w:rsid w:val="003E5681"/>
    <w:rsid w:val="003E6066"/>
    <w:rsid w:val="003E633B"/>
    <w:rsid w:val="003E659E"/>
    <w:rsid w:val="003E6D62"/>
    <w:rsid w:val="003E6FD5"/>
    <w:rsid w:val="003F084A"/>
    <w:rsid w:val="003F0FE6"/>
    <w:rsid w:val="003F10F0"/>
    <w:rsid w:val="003F14AD"/>
    <w:rsid w:val="003F211E"/>
    <w:rsid w:val="003F24B7"/>
    <w:rsid w:val="003F4151"/>
    <w:rsid w:val="003F4448"/>
    <w:rsid w:val="003F478E"/>
    <w:rsid w:val="003F4A18"/>
    <w:rsid w:val="003F544A"/>
    <w:rsid w:val="003F55C0"/>
    <w:rsid w:val="003F577F"/>
    <w:rsid w:val="003F583D"/>
    <w:rsid w:val="003F5ACE"/>
    <w:rsid w:val="003F5C83"/>
    <w:rsid w:val="003F5CAB"/>
    <w:rsid w:val="003F63F0"/>
    <w:rsid w:val="00400BAA"/>
    <w:rsid w:val="004015BC"/>
    <w:rsid w:val="00401969"/>
    <w:rsid w:val="00401FD3"/>
    <w:rsid w:val="00402628"/>
    <w:rsid w:val="00402ACB"/>
    <w:rsid w:val="004039BA"/>
    <w:rsid w:val="00403AD5"/>
    <w:rsid w:val="00403DD5"/>
    <w:rsid w:val="0040524E"/>
    <w:rsid w:val="00405390"/>
    <w:rsid w:val="00405C2C"/>
    <w:rsid w:val="00405EFD"/>
    <w:rsid w:val="0040641C"/>
    <w:rsid w:val="00406D10"/>
    <w:rsid w:val="00406F34"/>
    <w:rsid w:val="0040739D"/>
    <w:rsid w:val="00407C4A"/>
    <w:rsid w:val="004102FA"/>
    <w:rsid w:val="0041059D"/>
    <w:rsid w:val="004111CB"/>
    <w:rsid w:val="004113BD"/>
    <w:rsid w:val="004117CE"/>
    <w:rsid w:val="00411C62"/>
    <w:rsid w:val="004127E9"/>
    <w:rsid w:val="004166AE"/>
    <w:rsid w:val="004167D5"/>
    <w:rsid w:val="00417EEC"/>
    <w:rsid w:val="004205DE"/>
    <w:rsid w:val="00420B62"/>
    <w:rsid w:val="00420EAC"/>
    <w:rsid w:val="00421714"/>
    <w:rsid w:val="00422B8D"/>
    <w:rsid w:val="00422C72"/>
    <w:rsid w:val="004238BB"/>
    <w:rsid w:val="004238CB"/>
    <w:rsid w:val="00423CCE"/>
    <w:rsid w:val="0042425B"/>
    <w:rsid w:val="004255D2"/>
    <w:rsid w:val="004269B3"/>
    <w:rsid w:val="00427968"/>
    <w:rsid w:val="00427F3C"/>
    <w:rsid w:val="00430AAA"/>
    <w:rsid w:val="00430D91"/>
    <w:rsid w:val="00432943"/>
    <w:rsid w:val="00433644"/>
    <w:rsid w:val="00433D03"/>
    <w:rsid w:val="00434339"/>
    <w:rsid w:val="00434681"/>
    <w:rsid w:val="00434E5E"/>
    <w:rsid w:val="0043584B"/>
    <w:rsid w:val="004359D7"/>
    <w:rsid w:val="00435A09"/>
    <w:rsid w:val="00435A9A"/>
    <w:rsid w:val="0043616E"/>
    <w:rsid w:val="004369FC"/>
    <w:rsid w:val="00441786"/>
    <w:rsid w:val="00441842"/>
    <w:rsid w:val="0044248B"/>
    <w:rsid w:val="00442A89"/>
    <w:rsid w:val="0044586C"/>
    <w:rsid w:val="00446E74"/>
    <w:rsid w:val="0044778A"/>
    <w:rsid w:val="004515F9"/>
    <w:rsid w:val="0045177B"/>
    <w:rsid w:val="00451FD1"/>
    <w:rsid w:val="00452847"/>
    <w:rsid w:val="00452F62"/>
    <w:rsid w:val="0045533A"/>
    <w:rsid w:val="00455FFF"/>
    <w:rsid w:val="004565D2"/>
    <w:rsid w:val="004573C8"/>
    <w:rsid w:val="00457A75"/>
    <w:rsid w:val="00460DA0"/>
    <w:rsid w:val="0046122F"/>
    <w:rsid w:val="00461711"/>
    <w:rsid w:val="00462090"/>
    <w:rsid w:val="00462582"/>
    <w:rsid w:val="0046265B"/>
    <w:rsid w:val="00462CA4"/>
    <w:rsid w:val="00463196"/>
    <w:rsid w:val="004633B7"/>
    <w:rsid w:val="0046449D"/>
    <w:rsid w:val="00464F25"/>
    <w:rsid w:val="004662A4"/>
    <w:rsid w:val="004673BA"/>
    <w:rsid w:val="00467606"/>
    <w:rsid w:val="00467CEB"/>
    <w:rsid w:val="00467E90"/>
    <w:rsid w:val="0046E699"/>
    <w:rsid w:val="004712C1"/>
    <w:rsid w:val="00473969"/>
    <w:rsid w:val="00473970"/>
    <w:rsid w:val="00474FF1"/>
    <w:rsid w:val="004751E7"/>
    <w:rsid w:val="004757F5"/>
    <w:rsid w:val="00476949"/>
    <w:rsid w:val="00476A1D"/>
    <w:rsid w:val="00476E26"/>
    <w:rsid w:val="0048016C"/>
    <w:rsid w:val="004806BE"/>
    <w:rsid w:val="00480989"/>
    <w:rsid w:val="00480A9C"/>
    <w:rsid w:val="00480C53"/>
    <w:rsid w:val="004814E4"/>
    <w:rsid w:val="00481973"/>
    <w:rsid w:val="00481D34"/>
    <w:rsid w:val="00482484"/>
    <w:rsid w:val="00482C83"/>
    <w:rsid w:val="00484795"/>
    <w:rsid w:val="0048484D"/>
    <w:rsid w:val="0048564A"/>
    <w:rsid w:val="00485FD7"/>
    <w:rsid w:val="00486180"/>
    <w:rsid w:val="00490A90"/>
    <w:rsid w:val="00490AF7"/>
    <w:rsid w:val="00490C5A"/>
    <w:rsid w:val="00492406"/>
    <w:rsid w:val="00492AF9"/>
    <w:rsid w:val="00492B8B"/>
    <w:rsid w:val="0049452C"/>
    <w:rsid w:val="00494C3B"/>
    <w:rsid w:val="00495E06"/>
    <w:rsid w:val="0049619C"/>
    <w:rsid w:val="004961F6"/>
    <w:rsid w:val="00496B26"/>
    <w:rsid w:val="00496C89"/>
    <w:rsid w:val="004972E6"/>
    <w:rsid w:val="00497999"/>
    <w:rsid w:val="00497C89"/>
    <w:rsid w:val="00497D07"/>
    <w:rsid w:val="004A1034"/>
    <w:rsid w:val="004A156B"/>
    <w:rsid w:val="004A1CF5"/>
    <w:rsid w:val="004A2A35"/>
    <w:rsid w:val="004A3D76"/>
    <w:rsid w:val="004A497D"/>
    <w:rsid w:val="004A49C6"/>
    <w:rsid w:val="004A549C"/>
    <w:rsid w:val="004A5AB6"/>
    <w:rsid w:val="004A6AE1"/>
    <w:rsid w:val="004A6E97"/>
    <w:rsid w:val="004B01CE"/>
    <w:rsid w:val="004B0B31"/>
    <w:rsid w:val="004B25BA"/>
    <w:rsid w:val="004B2B5F"/>
    <w:rsid w:val="004B309B"/>
    <w:rsid w:val="004B3281"/>
    <w:rsid w:val="004B439C"/>
    <w:rsid w:val="004B44F1"/>
    <w:rsid w:val="004B464E"/>
    <w:rsid w:val="004B55C2"/>
    <w:rsid w:val="004B61F8"/>
    <w:rsid w:val="004B65AE"/>
    <w:rsid w:val="004B73F0"/>
    <w:rsid w:val="004B79C5"/>
    <w:rsid w:val="004B7E77"/>
    <w:rsid w:val="004B7F55"/>
    <w:rsid w:val="004C10A2"/>
    <w:rsid w:val="004C15F7"/>
    <w:rsid w:val="004C17C1"/>
    <w:rsid w:val="004C2563"/>
    <w:rsid w:val="004C31B9"/>
    <w:rsid w:val="004C3E06"/>
    <w:rsid w:val="004C6443"/>
    <w:rsid w:val="004C68E2"/>
    <w:rsid w:val="004C6B6B"/>
    <w:rsid w:val="004C6BB5"/>
    <w:rsid w:val="004C79E8"/>
    <w:rsid w:val="004D1806"/>
    <w:rsid w:val="004D1FAF"/>
    <w:rsid w:val="004D2A66"/>
    <w:rsid w:val="004D2CB0"/>
    <w:rsid w:val="004D3F88"/>
    <w:rsid w:val="004D425D"/>
    <w:rsid w:val="004D4604"/>
    <w:rsid w:val="004D580E"/>
    <w:rsid w:val="004D67A3"/>
    <w:rsid w:val="004D7052"/>
    <w:rsid w:val="004E01C6"/>
    <w:rsid w:val="004E0822"/>
    <w:rsid w:val="004E0D04"/>
    <w:rsid w:val="004E3389"/>
    <w:rsid w:val="004E37A0"/>
    <w:rsid w:val="004E3BBC"/>
    <w:rsid w:val="004E4326"/>
    <w:rsid w:val="004E5087"/>
    <w:rsid w:val="004E511F"/>
    <w:rsid w:val="004E5838"/>
    <w:rsid w:val="004E5BB6"/>
    <w:rsid w:val="004E7C62"/>
    <w:rsid w:val="004E7D34"/>
    <w:rsid w:val="004F0E6C"/>
    <w:rsid w:val="004F2753"/>
    <w:rsid w:val="004F5C9A"/>
    <w:rsid w:val="004F6871"/>
    <w:rsid w:val="004F689E"/>
    <w:rsid w:val="004F6A52"/>
    <w:rsid w:val="0050019C"/>
    <w:rsid w:val="005009CC"/>
    <w:rsid w:val="00500AE6"/>
    <w:rsid w:val="00500F68"/>
    <w:rsid w:val="00501990"/>
    <w:rsid w:val="00502D71"/>
    <w:rsid w:val="005033DD"/>
    <w:rsid w:val="00503930"/>
    <w:rsid w:val="00503947"/>
    <w:rsid w:val="00503E14"/>
    <w:rsid w:val="005058A6"/>
    <w:rsid w:val="005060E7"/>
    <w:rsid w:val="0050753F"/>
    <w:rsid w:val="0051007C"/>
    <w:rsid w:val="0051017C"/>
    <w:rsid w:val="00510EBA"/>
    <w:rsid w:val="00511601"/>
    <w:rsid w:val="0051196E"/>
    <w:rsid w:val="00512B22"/>
    <w:rsid w:val="00512EBF"/>
    <w:rsid w:val="00512F5C"/>
    <w:rsid w:val="00513C22"/>
    <w:rsid w:val="00514EC2"/>
    <w:rsid w:val="005172F1"/>
    <w:rsid w:val="005179F0"/>
    <w:rsid w:val="00520034"/>
    <w:rsid w:val="005211D1"/>
    <w:rsid w:val="00521573"/>
    <w:rsid w:val="00523590"/>
    <w:rsid w:val="00524622"/>
    <w:rsid w:val="00524DCC"/>
    <w:rsid w:val="00526431"/>
    <w:rsid w:val="00526ADC"/>
    <w:rsid w:val="00527140"/>
    <w:rsid w:val="005300FF"/>
    <w:rsid w:val="005309B0"/>
    <w:rsid w:val="00530BCD"/>
    <w:rsid w:val="00530F49"/>
    <w:rsid w:val="005310B2"/>
    <w:rsid w:val="00531BC2"/>
    <w:rsid w:val="00532185"/>
    <w:rsid w:val="005326CA"/>
    <w:rsid w:val="0053329E"/>
    <w:rsid w:val="00533464"/>
    <w:rsid w:val="005349F8"/>
    <w:rsid w:val="005353D3"/>
    <w:rsid w:val="0053548F"/>
    <w:rsid w:val="005363F2"/>
    <w:rsid w:val="00536B6B"/>
    <w:rsid w:val="00541234"/>
    <w:rsid w:val="005457EB"/>
    <w:rsid w:val="00545B6C"/>
    <w:rsid w:val="00546A3A"/>
    <w:rsid w:val="005470BA"/>
    <w:rsid w:val="00550103"/>
    <w:rsid w:val="005502AF"/>
    <w:rsid w:val="00550A5C"/>
    <w:rsid w:val="00551754"/>
    <w:rsid w:val="00551FE9"/>
    <w:rsid w:val="00552FFF"/>
    <w:rsid w:val="00553B0B"/>
    <w:rsid w:val="00554463"/>
    <w:rsid w:val="00554C65"/>
    <w:rsid w:val="00556B14"/>
    <w:rsid w:val="00562D84"/>
    <w:rsid w:val="0056326E"/>
    <w:rsid w:val="00563352"/>
    <w:rsid w:val="005636EC"/>
    <w:rsid w:val="0056412C"/>
    <w:rsid w:val="00564350"/>
    <w:rsid w:val="00565449"/>
    <w:rsid w:val="00565BC8"/>
    <w:rsid w:val="00565C07"/>
    <w:rsid w:val="00566193"/>
    <w:rsid w:val="0056698D"/>
    <w:rsid w:val="00567C1B"/>
    <w:rsid w:val="005705B7"/>
    <w:rsid w:val="00572710"/>
    <w:rsid w:val="00572E92"/>
    <w:rsid w:val="00573448"/>
    <w:rsid w:val="0057446D"/>
    <w:rsid w:val="005745AE"/>
    <w:rsid w:val="00575292"/>
    <w:rsid w:val="00575AA7"/>
    <w:rsid w:val="0057653C"/>
    <w:rsid w:val="00576702"/>
    <w:rsid w:val="005767B6"/>
    <w:rsid w:val="005768A8"/>
    <w:rsid w:val="0057778C"/>
    <w:rsid w:val="0058116B"/>
    <w:rsid w:val="0058205A"/>
    <w:rsid w:val="0058299E"/>
    <w:rsid w:val="005830F3"/>
    <w:rsid w:val="005836D0"/>
    <w:rsid w:val="00584A21"/>
    <w:rsid w:val="00585E0E"/>
    <w:rsid w:val="00585EAA"/>
    <w:rsid w:val="0058641F"/>
    <w:rsid w:val="005864EA"/>
    <w:rsid w:val="005879AF"/>
    <w:rsid w:val="00587B11"/>
    <w:rsid w:val="00592EB9"/>
    <w:rsid w:val="005932B1"/>
    <w:rsid w:val="00593671"/>
    <w:rsid w:val="005947BF"/>
    <w:rsid w:val="00594B64"/>
    <w:rsid w:val="0059635A"/>
    <w:rsid w:val="005A1D36"/>
    <w:rsid w:val="005A2A4A"/>
    <w:rsid w:val="005A35AB"/>
    <w:rsid w:val="005A3EE1"/>
    <w:rsid w:val="005A433A"/>
    <w:rsid w:val="005A43D7"/>
    <w:rsid w:val="005B048E"/>
    <w:rsid w:val="005B5059"/>
    <w:rsid w:val="005B5C6C"/>
    <w:rsid w:val="005B644A"/>
    <w:rsid w:val="005B6A46"/>
    <w:rsid w:val="005B77C6"/>
    <w:rsid w:val="005C1D53"/>
    <w:rsid w:val="005C3284"/>
    <w:rsid w:val="005C372C"/>
    <w:rsid w:val="005C4156"/>
    <w:rsid w:val="005C4A85"/>
    <w:rsid w:val="005C4F38"/>
    <w:rsid w:val="005C5BB7"/>
    <w:rsid w:val="005C5F2A"/>
    <w:rsid w:val="005C76D3"/>
    <w:rsid w:val="005C7807"/>
    <w:rsid w:val="005D0EAF"/>
    <w:rsid w:val="005D3735"/>
    <w:rsid w:val="005D405A"/>
    <w:rsid w:val="005D40F9"/>
    <w:rsid w:val="005D47C0"/>
    <w:rsid w:val="005D58DA"/>
    <w:rsid w:val="005D66A9"/>
    <w:rsid w:val="005D6E0E"/>
    <w:rsid w:val="005D7699"/>
    <w:rsid w:val="005D7904"/>
    <w:rsid w:val="005E06B4"/>
    <w:rsid w:val="005E0A4F"/>
    <w:rsid w:val="005E1780"/>
    <w:rsid w:val="005E258E"/>
    <w:rsid w:val="005E3F2B"/>
    <w:rsid w:val="005E4444"/>
    <w:rsid w:val="005E511E"/>
    <w:rsid w:val="005E5CD0"/>
    <w:rsid w:val="005E5FC7"/>
    <w:rsid w:val="005E6891"/>
    <w:rsid w:val="005E68A9"/>
    <w:rsid w:val="005E7652"/>
    <w:rsid w:val="005E7677"/>
    <w:rsid w:val="005E77F3"/>
    <w:rsid w:val="005F0BE5"/>
    <w:rsid w:val="005F0C1A"/>
    <w:rsid w:val="005F0D60"/>
    <w:rsid w:val="005F0E9A"/>
    <w:rsid w:val="005F21C4"/>
    <w:rsid w:val="005F24F1"/>
    <w:rsid w:val="005F3113"/>
    <w:rsid w:val="005F3FB7"/>
    <w:rsid w:val="005F4792"/>
    <w:rsid w:val="005F4862"/>
    <w:rsid w:val="005F5EF1"/>
    <w:rsid w:val="005F63BB"/>
    <w:rsid w:val="005F64D1"/>
    <w:rsid w:val="005F6C0A"/>
    <w:rsid w:val="005F792C"/>
    <w:rsid w:val="005F79F7"/>
    <w:rsid w:val="005F7F0C"/>
    <w:rsid w:val="00600155"/>
    <w:rsid w:val="00600F22"/>
    <w:rsid w:val="00601B31"/>
    <w:rsid w:val="00601B37"/>
    <w:rsid w:val="006036A6"/>
    <w:rsid w:val="006037AB"/>
    <w:rsid w:val="00604949"/>
    <w:rsid w:val="00604C10"/>
    <w:rsid w:val="006057EE"/>
    <w:rsid w:val="0060620D"/>
    <w:rsid w:val="0060677D"/>
    <w:rsid w:val="00611E71"/>
    <w:rsid w:val="0061241A"/>
    <w:rsid w:val="006124EC"/>
    <w:rsid w:val="00613623"/>
    <w:rsid w:val="0061379E"/>
    <w:rsid w:val="006139D1"/>
    <w:rsid w:val="00614270"/>
    <w:rsid w:val="00614410"/>
    <w:rsid w:val="00614DEF"/>
    <w:rsid w:val="006179A3"/>
    <w:rsid w:val="00617A4A"/>
    <w:rsid w:val="00617A9C"/>
    <w:rsid w:val="00620745"/>
    <w:rsid w:val="00621755"/>
    <w:rsid w:val="0062285C"/>
    <w:rsid w:val="00622B63"/>
    <w:rsid w:val="00622FE0"/>
    <w:rsid w:val="00624346"/>
    <w:rsid w:val="00624374"/>
    <w:rsid w:val="00624B60"/>
    <w:rsid w:val="00624CEB"/>
    <w:rsid w:val="00625942"/>
    <w:rsid w:val="00625B00"/>
    <w:rsid w:val="00626308"/>
    <w:rsid w:val="00626D0D"/>
    <w:rsid w:val="006312AD"/>
    <w:rsid w:val="00632525"/>
    <w:rsid w:val="00632A25"/>
    <w:rsid w:val="006346FF"/>
    <w:rsid w:val="00636609"/>
    <w:rsid w:val="006373D8"/>
    <w:rsid w:val="00641E65"/>
    <w:rsid w:val="006421EF"/>
    <w:rsid w:val="00642C2A"/>
    <w:rsid w:val="00642E0B"/>
    <w:rsid w:val="006430DB"/>
    <w:rsid w:val="00643346"/>
    <w:rsid w:val="00644991"/>
    <w:rsid w:val="00644F56"/>
    <w:rsid w:val="006462DB"/>
    <w:rsid w:val="00646306"/>
    <w:rsid w:val="006502F0"/>
    <w:rsid w:val="006506D3"/>
    <w:rsid w:val="006518FE"/>
    <w:rsid w:val="00652063"/>
    <w:rsid w:val="00652B80"/>
    <w:rsid w:val="00655ED8"/>
    <w:rsid w:val="006562C1"/>
    <w:rsid w:val="00657C7F"/>
    <w:rsid w:val="006605BD"/>
    <w:rsid w:val="0066166C"/>
    <w:rsid w:val="006628F5"/>
    <w:rsid w:val="006631E5"/>
    <w:rsid w:val="00664ADC"/>
    <w:rsid w:val="00664F75"/>
    <w:rsid w:val="0066561F"/>
    <w:rsid w:val="006663D0"/>
    <w:rsid w:val="00667DCD"/>
    <w:rsid w:val="006707B3"/>
    <w:rsid w:val="0067278F"/>
    <w:rsid w:val="00672EBC"/>
    <w:rsid w:val="00675989"/>
    <w:rsid w:val="00675E06"/>
    <w:rsid w:val="00675F02"/>
    <w:rsid w:val="00677158"/>
    <w:rsid w:val="006775FF"/>
    <w:rsid w:val="00677A20"/>
    <w:rsid w:val="0068076C"/>
    <w:rsid w:val="00680F0E"/>
    <w:rsid w:val="00681958"/>
    <w:rsid w:val="00682B22"/>
    <w:rsid w:val="0068340C"/>
    <w:rsid w:val="00684EA9"/>
    <w:rsid w:val="006873A3"/>
    <w:rsid w:val="006873E1"/>
    <w:rsid w:val="006876C5"/>
    <w:rsid w:val="0069061E"/>
    <w:rsid w:val="00691F10"/>
    <w:rsid w:val="00692C3F"/>
    <w:rsid w:val="00692E8C"/>
    <w:rsid w:val="00693F62"/>
    <w:rsid w:val="00696050"/>
    <w:rsid w:val="00696255"/>
    <w:rsid w:val="0069674E"/>
    <w:rsid w:val="00696E9A"/>
    <w:rsid w:val="006A05BF"/>
    <w:rsid w:val="006A0753"/>
    <w:rsid w:val="006A3AB5"/>
    <w:rsid w:val="006A41D5"/>
    <w:rsid w:val="006A4BB9"/>
    <w:rsid w:val="006A5DDA"/>
    <w:rsid w:val="006A63B7"/>
    <w:rsid w:val="006B1B88"/>
    <w:rsid w:val="006B21B8"/>
    <w:rsid w:val="006B2EB5"/>
    <w:rsid w:val="006B2EBE"/>
    <w:rsid w:val="006B3166"/>
    <w:rsid w:val="006B391C"/>
    <w:rsid w:val="006B50F8"/>
    <w:rsid w:val="006B59C1"/>
    <w:rsid w:val="006B5CBF"/>
    <w:rsid w:val="006B677D"/>
    <w:rsid w:val="006B7F35"/>
    <w:rsid w:val="006C0B65"/>
    <w:rsid w:val="006C13E6"/>
    <w:rsid w:val="006C327F"/>
    <w:rsid w:val="006C35C8"/>
    <w:rsid w:val="006C376B"/>
    <w:rsid w:val="006C4B8E"/>
    <w:rsid w:val="006C5762"/>
    <w:rsid w:val="006C5C38"/>
    <w:rsid w:val="006C68AA"/>
    <w:rsid w:val="006C75BE"/>
    <w:rsid w:val="006C7C97"/>
    <w:rsid w:val="006C7E4E"/>
    <w:rsid w:val="006D050F"/>
    <w:rsid w:val="006D111B"/>
    <w:rsid w:val="006D198A"/>
    <w:rsid w:val="006D2EE4"/>
    <w:rsid w:val="006D323A"/>
    <w:rsid w:val="006D3CEC"/>
    <w:rsid w:val="006D5207"/>
    <w:rsid w:val="006D5790"/>
    <w:rsid w:val="006E0D57"/>
    <w:rsid w:val="006E155B"/>
    <w:rsid w:val="006E183E"/>
    <w:rsid w:val="006E1F25"/>
    <w:rsid w:val="006E2C6A"/>
    <w:rsid w:val="006E2D2B"/>
    <w:rsid w:val="006E3190"/>
    <w:rsid w:val="006E3A4A"/>
    <w:rsid w:val="006E3F74"/>
    <w:rsid w:val="006E422C"/>
    <w:rsid w:val="006E4384"/>
    <w:rsid w:val="006E47BC"/>
    <w:rsid w:val="006E4F37"/>
    <w:rsid w:val="006E631D"/>
    <w:rsid w:val="006E67A8"/>
    <w:rsid w:val="006E6CB9"/>
    <w:rsid w:val="006E79E5"/>
    <w:rsid w:val="006E7C7D"/>
    <w:rsid w:val="006F0B53"/>
    <w:rsid w:val="006F1AF7"/>
    <w:rsid w:val="006F3079"/>
    <w:rsid w:val="006F4547"/>
    <w:rsid w:val="006F48B1"/>
    <w:rsid w:val="006F545D"/>
    <w:rsid w:val="006F5BC7"/>
    <w:rsid w:val="006F7EEB"/>
    <w:rsid w:val="00700BE8"/>
    <w:rsid w:val="007021A6"/>
    <w:rsid w:val="00702C05"/>
    <w:rsid w:val="00702E83"/>
    <w:rsid w:val="007030D2"/>
    <w:rsid w:val="007032C2"/>
    <w:rsid w:val="00703A11"/>
    <w:rsid w:val="00703FB9"/>
    <w:rsid w:val="00704A10"/>
    <w:rsid w:val="00705093"/>
    <w:rsid w:val="00706363"/>
    <w:rsid w:val="00706500"/>
    <w:rsid w:val="007078F2"/>
    <w:rsid w:val="00707B9C"/>
    <w:rsid w:val="0071042D"/>
    <w:rsid w:val="00711DC7"/>
    <w:rsid w:val="007121CE"/>
    <w:rsid w:val="007141CF"/>
    <w:rsid w:val="0071458C"/>
    <w:rsid w:val="00714C7C"/>
    <w:rsid w:val="007155F8"/>
    <w:rsid w:val="00715B0A"/>
    <w:rsid w:val="00720D81"/>
    <w:rsid w:val="00722169"/>
    <w:rsid w:val="00722B65"/>
    <w:rsid w:val="007237EB"/>
    <w:rsid w:val="00723942"/>
    <w:rsid w:val="00724509"/>
    <w:rsid w:val="00724CA4"/>
    <w:rsid w:val="00724E90"/>
    <w:rsid w:val="00725A31"/>
    <w:rsid w:val="00725FC0"/>
    <w:rsid w:val="00726716"/>
    <w:rsid w:val="00727595"/>
    <w:rsid w:val="007304CF"/>
    <w:rsid w:val="007316B5"/>
    <w:rsid w:val="007319BC"/>
    <w:rsid w:val="007332DD"/>
    <w:rsid w:val="00734642"/>
    <w:rsid w:val="00736605"/>
    <w:rsid w:val="00736A60"/>
    <w:rsid w:val="00737813"/>
    <w:rsid w:val="0074006D"/>
    <w:rsid w:val="0074051E"/>
    <w:rsid w:val="0074076F"/>
    <w:rsid w:val="00740BCF"/>
    <w:rsid w:val="00741687"/>
    <w:rsid w:val="007423DB"/>
    <w:rsid w:val="007425BB"/>
    <w:rsid w:val="00743268"/>
    <w:rsid w:val="007435FF"/>
    <w:rsid w:val="00743DB1"/>
    <w:rsid w:val="00743FE0"/>
    <w:rsid w:val="007468C8"/>
    <w:rsid w:val="00746ED9"/>
    <w:rsid w:val="00747622"/>
    <w:rsid w:val="00747C79"/>
    <w:rsid w:val="007507DF"/>
    <w:rsid w:val="00750883"/>
    <w:rsid w:val="00751193"/>
    <w:rsid w:val="0075233C"/>
    <w:rsid w:val="00753395"/>
    <w:rsid w:val="007537EB"/>
    <w:rsid w:val="00754751"/>
    <w:rsid w:val="00754823"/>
    <w:rsid w:val="00754E84"/>
    <w:rsid w:val="00757B0E"/>
    <w:rsid w:val="00757FC3"/>
    <w:rsid w:val="007606DF"/>
    <w:rsid w:val="0076138D"/>
    <w:rsid w:val="00762500"/>
    <w:rsid w:val="0076269A"/>
    <w:rsid w:val="007648DE"/>
    <w:rsid w:val="00765A84"/>
    <w:rsid w:val="00765C55"/>
    <w:rsid w:val="00766356"/>
    <w:rsid w:val="0076644E"/>
    <w:rsid w:val="00766D96"/>
    <w:rsid w:val="007673B8"/>
    <w:rsid w:val="00767AA8"/>
    <w:rsid w:val="007700A1"/>
    <w:rsid w:val="00770246"/>
    <w:rsid w:val="007713F2"/>
    <w:rsid w:val="00771E8D"/>
    <w:rsid w:val="00773F55"/>
    <w:rsid w:val="007748B9"/>
    <w:rsid w:val="00775059"/>
    <w:rsid w:val="007758E9"/>
    <w:rsid w:val="00775EE4"/>
    <w:rsid w:val="00780B9F"/>
    <w:rsid w:val="0078133C"/>
    <w:rsid w:val="007825C9"/>
    <w:rsid w:val="00783616"/>
    <w:rsid w:val="007840C1"/>
    <w:rsid w:val="007850A3"/>
    <w:rsid w:val="00785548"/>
    <w:rsid w:val="00785A3C"/>
    <w:rsid w:val="00785A57"/>
    <w:rsid w:val="00785A8B"/>
    <w:rsid w:val="007864C6"/>
    <w:rsid w:val="00786AEF"/>
    <w:rsid w:val="0078755E"/>
    <w:rsid w:val="00790FA5"/>
    <w:rsid w:val="007910B6"/>
    <w:rsid w:val="00791245"/>
    <w:rsid w:val="00791B74"/>
    <w:rsid w:val="007933CB"/>
    <w:rsid w:val="0079424D"/>
    <w:rsid w:val="0079479B"/>
    <w:rsid w:val="00795448"/>
    <w:rsid w:val="007960FC"/>
    <w:rsid w:val="0079610B"/>
    <w:rsid w:val="00796271"/>
    <w:rsid w:val="007A1C2A"/>
    <w:rsid w:val="007A2284"/>
    <w:rsid w:val="007A2D53"/>
    <w:rsid w:val="007A2E7B"/>
    <w:rsid w:val="007A3B0E"/>
    <w:rsid w:val="007A4200"/>
    <w:rsid w:val="007A55D8"/>
    <w:rsid w:val="007A56A3"/>
    <w:rsid w:val="007A6452"/>
    <w:rsid w:val="007A6DAD"/>
    <w:rsid w:val="007B1345"/>
    <w:rsid w:val="007B2334"/>
    <w:rsid w:val="007B30D1"/>
    <w:rsid w:val="007B51DF"/>
    <w:rsid w:val="007B65D6"/>
    <w:rsid w:val="007B74B5"/>
    <w:rsid w:val="007C06A6"/>
    <w:rsid w:val="007C09C8"/>
    <w:rsid w:val="007C0ACA"/>
    <w:rsid w:val="007C17EC"/>
    <w:rsid w:val="007C1C0D"/>
    <w:rsid w:val="007C2805"/>
    <w:rsid w:val="007C2B6F"/>
    <w:rsid w:val="007C2E6D"/>
    <w:rsid w:val="007C329E"/>
    <w:rsid w:val="007C3606"/>
    <w:rsid w:val="007C4303"/>
    <w:rsid w:val="007C5215"/>
    <w:rsid w:val="007C533E"/>
    <w:rsid w:val="007C5362"/>
    <w:rsid w:val="007C5D02"/>
    <w:rsid w:val="007D09FF"/>
    <w:rsid w:val="007D0A0D"/>
    <w:rsid w:val="007D121B"/>
    <w:rsid w:val="007D1BD1"/>
    <w:rsid w:val="007D2631"/>
    <w:rsid w:val="007D26D2"/>
    <w:rsid w:val="007D26D9"/>
    <w:rsid w:val="007D27C6"/>
    <w:rsid w:val="007D32FC"/>
    <w:rsid w:val="007D3C35"/>
    <w:rsid w:val="007D4395"/>
    <w:rsid w:val="007D4F15"/>
    <w:rsid w:val="007D6027"/>
    <w:rsid w:val="007D627A"/>
    <w:rsid w:val="007D627F"/>
    <w:rsid w:val="007D6312"/>
    <w:rsid w:val="007D7338"/>
    <w:rsid w:val="007D7974"/>
    <w:rsid w:val="007E021A"/>
    <w:rsid w:val="007E0E00"/>
    <w:rsid w:val="007E1D5A"/>
    <w:rsid w:val="007E230E"/>
    <w:rsid w:val="007E4A87"/>
    <w:rsid w:val="007E4E15"/>
    <w:rsid w:val="007E4E3A"/>
    <w:rsid w:val="007E5132"/>
    <w:rsid w:val="007E5572"/>
    <w:rsid w:val="007E57A2"/>
    <w:rsid w:val="007E649D"/>
    <w:rsid w:val="007E6C01"/>
    <w:rsid w:val="007E7E6B"/>
    <w:rsid w:val="007F0440"/>
    <w:rsid w:val="007F128E"/>
    <w:rsid w:val="007F1F6E"/>
    <w:rsid w:val="007F2271"/>
    <w:rsid w:val="007F2E3F"/>
    <w:rsid w:val="007F34A1"/>
    <w:rsid w:val="007F3CA0"/>
    <w:rsid w:val="007F3FE5"/>
    <w:rsid w:val="007F4058"/>
    <w:rsid w:val="007F4FDF"/>
    <w:rsid w:val="007F59E8"/>
    <w:rsid w:val="007F5FED"/>
    <w:rsid w:val="007F6983"/>
    <w:rsid w:val="007F6A42"/>
    <w:rsid w:val="007F6B85"/>
    <w:rsid w:val="007F723B"/>
    <w:rsid w:val="00800323"/>
    <w:rsid w:val="008007A2"/>
    <w:rsid w:val="00801AD3"/>
    <w:rsid w:val="0080202A"/>
    <w:rsid w:val="0080310F"/>
    <w:rsid w:val="008034B3"/>
    <w:rsid w:val="00803DE9"/>
    <w:rsid w:val="00803F22"/>
    <w:rsid w:val="00803F46"/>
    <w:rsid w:val="00803F74"/>
    <w:rsid w:val="00805731"/>
    <w:rsid w:val="0080609C"/>
    <w:rsid w:val="00806179"/>
    <w:rsid w:val="00810511"/>
    <w:rsid w:val="00811413"/>
    <w:rsid w:val="00812399"/>
    <w:rsid w:val="008125D4"/>
    <w:rsid w:val="00812B40"/>
    <w:rsid w:val="00812FF9"/>
    <w:rsid w:val="008131F5"/>
    <w:rsid w:val="0081346C"/>
    <w:rsid w:val="00813947"/>
    <w:rsid w:val="00813F7E"/>
    <w:rsid w:val="00814587"/>
    <w:rsid w:val="008145F3"/>
    <w:rsid w:val="00816465"/>
    <w:rsid w:val="00816BD2"/>
    <w:rsid w:val="00816E26"/>
    <w:rsid w:val="008171A8"/>
    <w:rsid w:val="00820452"/>
    <w:rsid w:val="00820473"/>
    <w:rsid w:val="00820FC9"/>
    <w:rsid w:val="00821209"/>
    <w:rsid w:val="0082159F"/>
    <w:rsid w:val="008218CC"/>
    <w:rsid w:val="00822060"/>
    <w:rsid w:val="00822530"/>
    <w:rsid w:val="00822FBE"/>
    <w:rsid w:val="00823269"/>
    <w:rsid w:val="008239FF"/>
    <w:rsid w:val="00824672"/>
    <w:rsid w:val="00825423"/>
    <w:rsid w:val="008261DE"/>
    <w:rsid w:val="0082738E"/>
    <w:rsid w:val="00832736"/>
    <w:rsid w:val="008343A9"/>
    <w:rsid w:val="00837B46"/>
    <w:rsid w:val="00841056"/>
    <w:rsid w:val="00841363"/>
    <w:rsid w:val="00841D71"/>
    <w:rsid w:val="00842474"/>
    <w:rsid w:val="008429DC"/>
    <w:rsid w:val="00842C42"/>
    <w:rsid w:val="00843519"/>
    <w:rsid w:val="00843A3A"/>
    <w:rsid w:val="00843E0C"/>
    <w:rsid w:val="00844CD0"/>
    <w:rsid w:val="00844FE6"/>
    <w:rsid w:val="00845FDE"/>
    <w:rsid w:val="008508FD"/>
    <w:rsid w:val="00850BD9"/>
    <w:rsid w:val="00851575"/>
    <w:rsid w:val="008519C0"/>
    <w:rsid w:val="00852498"/>
    <w:rsid w:val="0085259B"/>
    <w:rsid w:val="00852C91"/>
    <w:rsid w:val="00853052"/>
    <w:rsid w:val="00854DFD"/>
    <w:rsid w:val="00855172"/>
    <w:rsid w:val="008558D4"/>
    <w:rsid w:val="00855A2D"/>
    <w:rsid w:val="00855B21"/>
    <w:rsid w:val="00857598"/>
    <w:rsid w:val="008617EF"/>
    <w:rsid w:val="00861B83"/>
    <w:rsid w:val="00861BD2"/>
    <w:rsid w:val="00862665"/>
    <w:rsid w:val="00863C56"/>
    <w:rsid w:val="00864C57"/>
    <w:rsid w:val="00864E12"/>
    <w:rsid w:val="00865181"/>
    <w:rsid w:val="008651EE"/>
    <w:rsid w:val="008662A4"/>
    <w:rsid w:val="0086673D"/>
    <w:rsid w:val="00866E15"/>
    <w:rsid w:val="00867DA2"/>
    <w:rsid w:val="008704B3"/>
    <w:rsid w:val="00870907"/>
    <w:rsid w:val="008729A8"/>
    <w:rsid w:val="00873016"/>
    <w:rsid w:val="008746FB"/>
    <w:rsid w:val="00875311"/>
    <w:rsid w:val="00875853"/>
    <w:rsid w:val="00880E14"/>
    <w:rsid w:val="00880ECD"/>
    <w:rsid w:val="0088218F"/>
    <w:rsid w:val="00883260"/>
    <w:rsid w:val="0088349E"/>
    <w:rsid w:val="008843E6"/>
    <w:rsid w:val="00884B89"/>
    <w:rsid w:val="0088510E"/>
    <w:rsid w:val="008852AC"/>
    <w:rsid w:val="00886169"/>
    <w:rsid w:val="00886313"/>
    <w:rsid w:val="00886C17"/>
    <w:rsid w:val="00887CD4"/>
    <w:rsid w:val="00890331"/>
    <w:rsid w:val="00891791"/>
    <w:rsid w:val="008922F3"/>
    <w:rsid w:val="00892419"/>
    <w:rsid w:val="0089557A"/>
    <w:rsid w:val="00896178"/>
    <w:rsid w:val="00896258"/>
    <w:rsid w:val="008970A7"/>
    <w:rsid w:val="0089747C"/>
    <w:rsid w:val="008A085A"/>
    <w:rsid w:val="008A422C"/>
    <w:rsid w:val="008A633C"/>
    <w:rsid w:val="008A7BCD"/>
    <w:rsid w:val="008B0197"/>
    <w:rsid w:val="008B0483"/>
    <w:rsid w:val="008B0B81"/>
    <w:rsid w:val="008B0D4E"/>
    <w:rsid w:val="008B1385"/>
    <w:rsid w:val="008B1586"/>
    <w:rsid w:val="008B1EB7"/>
    <w:rsid w:val="008B25CA"/>
    <w:rsid w:val="008B2CBE"/>
    <w:rsid w:val="008B31D6"/>
    <w:rsid w:val="008B49F4"/>
    <w:rsid w:val="008B4C72"/>
    <w:rsid w:val="008BD378"/>
    <w:rsid w:val="008C0DE2"/>
    <w:rsid w:val="008C194E"/>
    <w:rsid w:val="008C2408"/>
    <w:rsid w:val="008C2467"/>
    <w:rsid w:val="008C2F0E"/>
    <w:rsid w:val="008C2F85"/>
    <w:rsid w:val="008C384D"/>
    <w:rsid w:val="008C4C5C"/>
    <w:rsid w:val="008C66C6"/>
    <w:rsid w:val="008C7718"/>
    <w:rsid w:val="008C783F"/>
    <w:rsid w:val="008CE103"/>
    <w:rsid w:val="008D0728"/>
    <w:rsid w:val="008D0988"/>
    <w:rsid w:val="008D0F79"/>
    <w:rsid w:val="008D3939"/>
    <w:rsid w:val="008D3FC1"/>
    <w:rsid w:val="008D5569"/>
    <w:rsid w:val="008D59C9"/>
    <w:rsid w:val="008D639C"/>
    <w:rsid w:val="008D7737"/>
    <w:rsid w:val="008E1729"/>
    <w:rsid w:val="008E22AC"/>
    <w:rsid w:val="008E41F5"/>
    <w:rsid w:val="008E429B"/>
    <w:rsid w:val="008E4303"/>
    <w:rsid w:val="008E5022"/>
    <w:rsid w:val="008E6000"/>
    <w:rsid w:val="008E658F"/>
    <w:rsid w:val="008E6CC3"/>
    <w:rsid w:val="008E7CFF"/>
    <w:rsid w:val="008F040D"/>
    <w:rsid w:val="008F1515"/>
    <w:rsid w:val="008F16A4"/>
    <w:rsid w:val="008F2FBE"/>
    <w:rsid w:val="008F4956"/>
    <w:rsid w:val="008F53DB"/>
    <w:rsid w:val="008F5AC4"/>
    <w:rsid w:val="008F63F9"/>
    <w:rsid w:val="008F64BD"/>
    <w:rsid w:val="008F7F7F"/>
    <w:rsid w:val="009004F4"/>
    <w:rsid w:val="009007F8"/>
    <w:rsid w:val="00900C57"/>
    <w:rsid w:val="009010F6"/>
    <w:rsid w:val="00901C93"/>
    <w:rsid w:val="009023C4"/>
    <w:rsid w:val="009029BD"/>
    <w:rsid w:val="00902AC8"/>
    <w:rsid w:val="00902F00"/>
    <w:rsid w:val="00902F53"/>
    <w:rsid w:val="0090431C"/>
    <w:rsid w:val="0090550C"/>
    <w:rsid w:val="00905D18"/>
    <w:rsid w:val="00905EE6"/>
    <w:rsid w:val="009061A5"/>
    <w:rsid w:val="00906E39"/>
    <w:rsid w:val="0091118E"/>
    <w:rsid w:val="009121A1"/>
    <w:rsid w:val="009131AB"/>
    <w:rsid w:val="00914CFA"/>
    <w:rsid w:val="0091575D"/>
    <w:rsid w:val="00915FBC"/>
    <w:rsid w:val="0091673A"/>
    <w:rsid w:val="00916E41"/>
    <w:rsid w:val="009202F1"/>
    <w:rsid w:val="00920AEE"/>
    <w:rsid w:val="00921DE0"/>
    <w:rsid w:val="0092332E"/>
    <w:rsid w:val="00924304"/>
    <w:rsid w:val="0092518E"/>
    <w:rsid w:val="009251B1"/>
    <w:rsid w:val="009257C3"/>
    <w:rsid w:val="00927531"/>
    <w:rsid w:val="00927EC4"/>
    <w:rsid w:val="009303D2"/>
    <w:rsid w:val="009303F8"/>
    <w:rsid w:val="00931ACF"/>
    <w:rsid w:val="0093254B"/>
    <w:rsid w:val="009326DF"/>
    <w:rsid w:val="00933CFF"/>
    <w:rsid w:val="009342B8"/>
    <w:rsid w:val="00935242"/>
    <w:rsid w:val="009354B0"/>
    <w:rsid w:val="00935669"/>
    <w:rsid w:val="00936DBF"/>
    <w:rsid w:val="0094052A"/>
    <w:rsid w:val="009406DE"/>
    <w:rsid w:val="00940B5E"/>
    <w:rsid w:val="0094275C"/>
    <w:rsid w:val="00942DCA"/>
    <w:rsid w:val="00945370"/>
    <w:rsid w:val="00947D20"/>
    <w:rsid w:val="0095095C"/>
    <w:rsid w:val="00950F9D"/>
    <w:rsid w:val="009526FD"/>
    <w:rsid w:val="00952B39"/>
    <w:rsid w:val="00952E6E"/>
    <w:rsid w:val="0095317F"/>
    <w:rsid w:val="009531A6"/>
    <w:rsid w:val="00954841"/>
    <w:rsid w:val="00960106"/>
    <w:rsid w:val="0096111A"/>
    <w:rsid w:val="00961313"/>
    <w:rsid w:val="00962D5A"/>
    <w:rsid w:val="00962EBF"/>
    <w:rsid w:val="009666CF"/>
    <w:rsid w:val="00971A6B"/>
    <w:rsid w:val="00972824"/>
    <w:rsid w:val="00973F7D"/>
    <w:rsid w:val="009750C3"/>
    <w:rsid w:val="0097606E"/>
    <w:rsid w:val="00977B4F"/>
    <w:rsid w:val="00977B81"/>
    <w:rsid w:val="00977C1D"/>
    <w:rsid w:val="00980EF6"/>
    <w:rsid w:val="00981BB6"/>
    <w:rsid w:val="00982CAB"/>
    <w:rsid w:val="0098355A"/>
    <w:rsid w:val="0098394C"/>
    <w:rsid w:val="00985460"/>
    <w:rsid w:val="009869BA"/>
    <w:rsid w:val="009876EC"/>
    <w:rsid w:val="009878ED"/>
    <w:rsid w:val="00987CAA"/>
    <w:rsid w:val="00987ED7"/>
    <w:rsid w:val="00990181"/>
    <w:rsid w:val="00992112"/>
    <w:rsid w:val="00993A30"/>
    <w:rsid w:val="00993C98"/>
    <w:rsid w:val="00995041"/>
    <w:rsid w:val="009975D6"/>
    <w:rsid w:val="009A240C"/>
    <w:rsid w:val="009A2C3B"/>
    <w:rsid w:val="009A2EA6"/>
    <w:rsid w:val="009A3625"/>
    <w:rsid w:val="009A5603"/>
    <w:rsid w:val="009A5CF5"/>
    <w:rsid w:val="009A643F"/>
    <w:rsid w:val="009A72ED"/>
    <w:rsid w:val="009A7A0F"/>
    <w:rsid w:val="009B08B7"/>
    <w:rsid w:val="009B0A67"/>
    <w:rsid w:val="009B0DDD"/>
    <w:rsid w:val="009B1903"/>
    <w:rsid w:val="009B1B1D"/>
    <w:rsid w:val="009B2304"/>
    <w:rsid w:val="009B2C3D"/>
    <w:rsid w:val="009B2D24"/>
    <w:rsid w:val="009B2EB9"/>
    <w:rsid w:val="009B3876"/>
    <w:rsid w:val="009B4D99"/>
    <w:rsid w:val="009B50BD"/>
    <w:rsid w:val="009B53A0"/>
    <w:rsid w:val="009B556D"/>
    <w:rsid w:val="009B58E2"/>
    <w:rsid w:val="009B5A9A"/>
    <w:rsid w:val="009B6632"/>
    <w:rsid w:val="009B6A16"/>
    <w:rsid w:val="009B6A60"/>
    <w:rsid w:val="009B6FC1"/>
    <w:rsid w:val="009B72C1"/>
    <w:rsid w:val="009C0486"/>
    <w:rsid w:val="009C073C"/>
    <w:rsid w:val="009C07E1"/>
    <w:rsid w:val="009C1BFE"/>
    <w:rsid w:val="009C230F"/>
    <w:rsid w:val="009C2782"/>
    <w:rsid w:val="009C2D95"/>
    <w:rsid w:val="009C391B"/>
    <w:rsid w:val="009C39DB"/>
    <w:rsid w:val="009C3A8E"/>
    <w:rsid w:val="009C4C8C"/>
    <w:rsid w:val="009C55C1"/>
    <w:rsid w:val="009C5E45"/>
    <w:rsid w:val="009C6847"/>
    <w:rsid w:val="009C698A"/>
    <w:rsid w:val="009C704D"/>
    <w:rsid w:val="009C7EBD"/>
    <w:rsid w:val="009D020E"/>
    <w:rsid w:val="009D156D"/>
    <w:rsid w:val="009D16B6"/>
    <w:rsid w:val="009D18D5"/>
    <w:rsid w:val="009D2A6E"/>
    <w:rsid w:val="009D32E0"/>
    <w:rsid w:val="009D3309"/>
    <w:rsid w:val="009D45D7"/>
    <w:rsid w:val="009D49AF"/>
    <w:rsid w:val="009D4E9D"/>
    <w:rsid w:val="009D504E"/>
    <w:rsid w:val="009D7162"/>
    <w:rsid w:val="009D72BD"/>
    <w:rsid w:val="009E00A1"/>
    <w:rsid w:val="009E13A0"/>
    <w:rsid w:val="009E1761"/>
    <w:rsid w:val="009E22F5"/>
    <w:rsid w:val="009E37B4"/>
    <w:rsid w:val="009E3CB9"/>
    <w:rsid w:val="009E4435"/>
    <w:rsid w:val="009E4AA8"/>
    <w:rsid w:val="009E4D06"/>
    <w:rsid w:val="009E4E9A"/>
    <w:rsid w:val="009E6DB4"/>
    <w:rsid w:val="009F101B"/>
    <w:rsid w:val="009F10B7"/>
    <w:rsid w:val="009F1255"/>
    <w:rsid w:val="009F14E4"/>
    <w:rsid w:val="009F16EF"/>
    <w:rsid w:val="009F1EC8"/>
    <w:rsid w:val="009F244F"/>
    <w:rsid w:val="009F24DA"/>
    <w:rsid w:val="009F26F7"/>
    <w:rsid w:val="009F2900"/>
    <w:rsid w:val="009F2954"/>
    <w:rsid w:val="009F2CFA"/>
    <w:rsid w:val="009F2DA3"/>
    <w:rsid w:val="009F6431"/>
    <w:rsid w:val="009F6A0C"/>
    <w:rsid w:val="00A02460"/>
    <w:rsid w:val="00A029DF"/>
    <w:rsid w:val="00A02E41"/>
    <w:rsid w:val="00A03064"/>
    <w:rsid w:val="00A03ABF"/>
    <w:rsid w:val="00A03D03"/>
    <w:rsid w:val="00A044F6"/>
    <w:rsid w:val="00A06BC5"/>
    <w:rsid w:val="00A06DA3"/>
    <w:rsid w:val="00A0717E"/>
    <w:rsid w:val="00A10C18"/>
    <w:rsid w:val="00A10CCD"/>
    <w:rsid w:val="00A10F2D"/>
    <w:rsid w:val="00A11167"/>
    <w:rsid w:val="00A111C0"/>
    <w:rsid w:val="00A12C23"/>
    <w:rsid w:val="00A13139"/>
    <w:rsid w:val="00A13CAD"/>
    <w:rsid w:val="00A13E72"/>
    <w:rsid w:val="00A14313"/>
    <w:rsid w:val="00A1549A"/>
    <w:rsid w:val="00A15D0B"/>
    <w:rsid w:val="00A16100"/>
    <w:rsid w:val="00A16AE0"/>
    <w:rsid w:val="00A20776"/>
    <w:rsid w:val="00A20BC1"/>
    <w:rsid w:val="00A21F97"/>
    <w:rsid w:val="00A2224E"/>
    <w:rsid w:val="00A22993"/>
    <w:rsid w:val="00A24D97"/>
    <w:rsid w:val="00A256DC"/>
    <w:rsid w:val="00A27846"/>
    <w:rsid w:val="00A31368"/>
    <w:rsid w:val="00A31B0D"/>
    <w:rsid w:val="00A31F90"/>
    <w:rsid w:val="00A3269B"/>
    <w:rsid w:val="00A32AD1"/>
    <w:rsid w:val="00A34262"/>
    <w:rsid w:val="00A34B28"/>
    <w:rsid w:val="00A36AFC"/>
    <w:rsid w:val="00A37DED"/>
    <w:rsid w:val="00A4031A"/>
    <w:rsid w:val="00A43133"/>
    <w:rsid w:val="00A43158"/>
    <w:rsid w:val="00A439D6"/>
    <w:rsid w:val="00A445D0"/>
    <w:rsid w:val="00A44BC4"/>
    <w:rsid w:val="00A44FC7"/>
    <w:rsid w:val="00A463B2"/>
    <w:rsid w:val="00A46D5C"/>
    <w:rsid w:val="00A507F2"/>
    <w:rsid w:val="00A50EE7"/>
    <w:rsid w:val="00A515FC"/>
    <w:rsid w:val="00A51A8A"/>
    <w:rsid w:val="00A52B2A"/>
    <w:rsid w:val="00A52B46"/>
    <w:rsid w:val="00A52D6D"/>
    <w:rsid w:val="00A5385D"/>
    <w:rsid w:val="00A53F5E"/>
    <w:rsid w:val="00A5427B"/>
    <w:rsid w:val="00A5491E"/>
    <w:rsid w:val="00A54C77"/>
    <w:rsid w:val="00A54D56"/>
    <w:rsid w:val="00A55BF4"/>
    <w:rsid w:val="00A56069"/>
    <w:rsid w:val="00A6090F"/>
    <w:rsid w:val="00A60918"/>
    <w:rsid w:val="00A60999"/>
    <w:rsid w:val="00A61615"/>
    <w:rsid w:val="00A6183D"/>
    <w:rsid w:val="00A619DE"/>
    <w:rsid w:val="00A61AA4"/>
    <w:rsid w:val="00A61DE3"/>
    <w:rsid w:val="00A62019"/>
    <w:rsid w:val="00A622A3"/>
    <w:rsid w:val="00A6280D"/>
    <w:rsid w:val="00A65AB3"/>
    <w:rsid w:val="00A65BEF"/>
    <w:rsid w:val="00A677A5"/>
    <w:rsid w:val="00A67A95"/>
    <w:rsid w:val="00A67BA5"/>
    <w:rsid w:val="00A71303"/>
    <w:rsid w:val="00A72AC1"/>
    <w:rsid w:val="00A72D63"/>
    <w:rsid w:val="00A733C4"/>
    <w:rsid w:val="00A73FF2"/>
    <w:rsid w:val="00A7552F"/>
    <w:rsid w:val="00A76D73"/>
    <w:rsid w:val="00A771EE"/>
    <w:rsid w:val="00A77D39"/>
    <w:rsid w:val="00A8036B"/>
    <w:rsid w:val="00A80F01"/>
    <w:rsid w:val="00A81052"/>
    <w:rsid w:val="00A818DC"/>
    <w:rsid w:val="00A81D4E"/>
    <w:rsid w:val="00A82E0B"/>
    <w:rsid w:val="00A830C6"/>
    <w:rsid w:val="00A84BED"/>
    <w:rsid w:val="00A85259"/>
    <w:rsid w:val="00A86E9C"/>
    <w:rsid w:val="00A90613"/>
    <w:rsid w:val="00A910DB"/>
    <w:rsid w:val="00A915E8"/>
    <w:rsid w:val="00A921E5"/>
    <w:rsid w:val="00A9282E"/>
    <w:rsid w:val="00A9414A"/>
    <w:rsid w:val="00A94184"/>
    <w:rsid w:val="00A9483D"/>
    <w:rsid w:val="00A94882"/>
    <w:rsid w:val="00A94F64"/>
    <w:rsid w:val="00A95822"/>
    <w:rsid w:val="00A963B6"/>
    <w:rsid w:val="00A96B2E"/>
    <w:rsid w:val="00AA03A3"/>
    <w:rsid w:val="00AA0605"/>
    <w:rsid w:val="00AA0A4C"/>
    <w:rsid w:val="00AA0D75"/>
    <w:rsid w:val="00AA19B8"/>
    <w:rsid w:val="00AA224F"/>
    <w:rsid w:val="00AA302E"/>
    <w:rsid w:val="00AA3047"/>
    <w:rsid w:val="00AA31EB"/>
    <w:rsid w:val="00AA32AD"/>
    <w:rsid w:val="00AA3B85"/>
    <w:rsid w:val="00AA4316"/>
    <w:rsid w:val="00AA65CF"/>
    <w:rsid w:val="00AA67A1"/>
    <w:rsid w:val="00AA73AF"/>
    <w:rsid w:val="00AA7898"/>
    <w:rsid w:val="00AB08FA"/>
    <w:rsid w:val="00AB25CE"/>
    <w:rsid w:val="00AB3807"/>
    <w:rsid w:val="00AB419F"/>
    <w:rsid w:val="00AB5462"/>
    <w:rsid w:val="00AB6199"/>
    <w:rsid w:val="00AB626B"/>
    <w:rsid w:val="00AB63F4"/>
    <w:rsid w:val="00AB6C22"/>
    <w:rsid w:val="00AB7608"/>
    <w:rsid w:val="00AB773F"/>
    <w:rsid w:val="00AB7889"/>
    <w:rsid w:val="00AB78FF"/>
    <w:rsid w:val="00AC0CFF"/>
    <w:rsid w:val="00AC2010"/>
    <w:rsid w:val="00AC2513"/>
    <w:rsid w:val="00AC270F"/>
    <w:rsid w:val="00AC3FE3"/>
    <w:rsid w:val="00AC4608"/>
    <w:rsid w:val="00AC6FE8"/>
    <w:rsid w:val="00AC7C8E"/>
    <w:rsid w:val="00AC7D5F"/>
    <w:rsid w:val="00AD0160"/>
    <w:rsid w:val="00AD0B68"/>
    <w:rsid w:val="00AD0FF2"/>
    <w:rsid w:val="00AD2EB2"/>
    <w:rsid w:val="00AD30F5"/>
    <w:rsid w:val="00AD3702"/>
    <w:rsid w:val="00AD4AD2"/>
    <w:rsid w:val="00AD4EA3"/>
    <w:rsid w:val="00AD5C76"/>
    <w:rsid w:val="00AD6374"/>
    <w:rsid w:val="00AD650E"/>
    <w:rsid w:val="00AD73BC"/>
    <w:rsid w:val="00AD77D2"/>
    <w:rsid w:val="00AE04E0"/>
    <w:rsid w:val="00AE0B24"/>
    <w:rsid w:val="00AE0E96"/>
    <w:rsid w:val="00AE49DA"/>
    <w:rsid w:val="00AE548D"/>
    <w:rsid w:val="00AE69F2"/>
    <w:rsid w:val="00AE72E3"/>
    <w:rsid w:val="00AE73C9"/>
    <w:rsid w:val="00AE77BE"/>
    <w:rsid w:val="00AE7E78"/>
    <w:rsid w:val="00AF0277"/>
    <w:rsid w:val="00AF162D"/>
    <w:rsid w:val="00AF1722"/>
    <w:rsid w:val="00AF18D7"/>
    <w:rsid w:val="00AF22E5"/>
    <w:rsid w:val="00AF41CF"/>
    <w:rsid w:val="00AF4845"/>
    <w:rsid w:val="00AF5185"/>
    <w:rsid w:val="00AF6AD2"/>
    <w:rsid w:val="00AF7519"/>
    <w:rsid w:val="00B018BC"/>
    <w:rsid w:val="00B01AC0"/>
    <w:rsid w:val="00B022F9"/>
    <w:rsid w:val="00B02FEA"/>
    <w:rsid w:val="00B04069"/>
    <w:rsid w:val="00B0458E"/>
    <w:rsid w:val="00B04B50"/>
    <w:rsid w:val="00B05412"/>
    <w:rsid w:val="00B054A3"/>
    <w:rsid w:val="00B10666"/>
    <w:rsid w:val="00B13493"/>
    <w:rsid w:val="00B13AAF"/>
    <w:rsid w:val="00B14779"/>
    <w:rsid w:val="00B14D4C"/>
    <w:rsid w:val="00B15FFC"/>
    <w:rsid w:val="00B172E0"/>
    <w:rsid w:val="00B1779C"/>
    <w:rsid w:val="00B1787B"/>
    <w:rsid w:val="00B2097D"/>
    <w:rsid w:val="00B209AB"/>
    <w:rsid w:val="00B20C8A"/>
    <w:rsid w:val="00B21543"/>
    <w:rsid w:val="00B21A97"/>
    <w:rsid w:val="00B21B8F"/>
    <w:rsid w:val="00B23EAC"/>
    <w:rsid w:val="00B23F26"/>
    <w:rsid w:val="00B245D9"/>
    <w:rsid w:val="00B24DAA"/>
    <w:rsid w:val="00B25F60"/>
    <w:rsid w:val="00B261E4"/>
    <w:rsid w:val="00B26567"/>
    <w:rsid w:val="00B26F3E"/>
    <w:rsid w:val="00B2709E"/>
    <w:rsid w:val="00B27140"/>
    <w:rsid w:val="00B27D2E"/>
    <w:rsid w:val="00B30C0B"/>
    <w:rsid w:val="00B31C6D"/>
    <w:rsid w:val="00B31E36"/>
    <w:rsid w:val="00B32AC2"/>
    <w:rsid w:val="00B334D7"/>
    <w:rsid w:val="00B3460E"/>
    <w:rsid w:val="00B35FDD"/>
    <w:rsid w:val="00B36E04"/>
    <w:rsid w:val="00B373FD"/>
    <w:rsid w:val="00B37FC9"/>
    <w:rsid w:val="00B404E4"/>
    <w:rsid w:val="00B41F20"/>
    <w:rsid w:val="00B42012"/>
    <w:rsid w:val="00B4365A"/>
    <w:rsid w:val="00B44DB0"/>
    <w:rsid w:val="00B45237"/>
    <w:rsid w:val="00B47496"/>
    <w:rsid w:val="00B4793E"/>
    <w:rsid w:val="00B502BA"/>
    <w:rsid w:val="00B507D7"/>
    <w:rsid w:val="00B53794"/>
    <w:rsid w:val="00B537C4"/>
    <w:rsid w:val="00B53BCB"/>
    <w:rsid w:val="00B54416"/>
    <w:rsid w:val="00B546EA"/>
    <w:rsid w:val="00B5493A"/>
    <w:rsid w:val="00B54AF3"/>
    <w:rsid w:val="00B54D30"/>
    <w:rsid w:val="00B55396"/>
    <w:rsid w:val="00B5626C"/>
    <w:rsid w:val="00B57D90"/>
    <w:rsid w:val="00B601A2"/>
    <w:rsid w:val="00B60E7D"/>
    <w:rsid w:val="00B623E6"/>
    <w:rsid w:val="00B62E7E"/>
    <w:rsid w:val="00B636E8"/>
    <w:rsid w:val="00B6488A"/>
    <w:rsid w:val="00B64E27"/>
    <w:rsid w:val="00B64F93"/>
    <w:rsid w:val="00B652C6"/>
    <w:rsid w:val="00B665A3"/>
    <w:rsid w:val="00B6796D"/>
    <w:rsid w:val="00B70728"/>
    <w:rsid w:val="00B712A3"/>
    <w:rsid w:val="00B718E4"/>
    <w:rsid w:val="00B737A8"/>
    <w:rsid w:val="00B7594E"/>
    <w:rsid w:val="00B75B55"/>
    <w:rsid w:val="00B75CDF"/>
    <w:rsid w:val="00B8021B"/>
    <w:rsid w:val="00B80328"/>
    <w:rsid w:val="00B8179E"/>
    <w:rsid w:val="00B8274F"/>
    <w:rsid w:val="00B82C24"/>
    <w:rsid w:val="00B83500"/>
    <w:rsid w:val="00B837D3"/>
    <w:rsid w:val="00B83A93"/>
    <w:rsid w:val="00B85BE1"/>
    <w:rsid w:val="00B865B4"/>
    <w:rsid w:val="00B86DAA"/>
    <w:rsid w:val="00B86DBB"/>
    <w:rsid w:val="00B91374"/>
    <w:rsid w:val="00B9192D"/>
    <w:rsid w:val="00B91F47"/>
    <w:rsid w:val="00B9255C"/>
    <w:rsid w:val="00B936BE"/>
    <w:rsid w:val="00B936E6"/>
    <w:rsid w:val="00B9508B"/>
    <w:rsid w:val="00B95364"/>
    <w:rsid w:val="00B963EF"/>
    <w:rsid w:val="00B96641"/>
    <w:rsid w:val="00BA003D"/>
    <w:rsid w:val="00BA04C0"/>
    <w:rsid w:val="00BA06CF"/>
    <w:rsid w:val="00BA090D"/>
    <w:rsid w:val="00BA1B6C"/>
    <w:rsid w:val="00BA1C42"/>
    <w:rsid w:val="00BA274B"/>
    <w:rsid w:val="00BA3946"/>
    <w:rsid w:val="00BA4276"/>
    <w:rsid w:val="00BA5B80"/>
    <w:rsid w:val="00BA691E"/>
    <w:rsid w:val="00BA74F7"/>
    <w:rsid w:val="00BA7672"/>
    <w:rsid w:val="00BB0287"/>
    <w:rsid w:val="00BB19D9"/>
    <w:rsid w:val="00BB28C0"/>
    <w:rsid w:val="00BB2AB6"/>
    <w:rsid w:val="00BB325C"/>
    <w:rsid w:val="00BB3F6E"/>
    <w:rsid w:val="00BB4180"/>
    <w:rsid w:val="00BB4CE4"/>
    <w:rsid w:val="00BB4F53"/>
    <w:rsid w:val="00BB5653"/>
    <w:rsid w:val="00BB5E50"/>
    <w:rsid w:val="00BB6B5F"/>
    <w:rsid w:val="00BB6C0D"/>
    <w:rsid w:val="00BB70E2"/>
    <w:rsid w:val="00BB71AC"/>
    <w:rsid w:val="00BC02EB"/>
    <w:rsid w:val="00BC0742"/>
    <w:rsid w:val="00BC0E01"/>
    <w:rsid w:val="00BC0F1C"/>
    <w:rsid w:val="00BC1299"/>
    <w:rsid w:val="00BC1E26"/>
    <w:rsid w:val="00BC3A1B"/>
    <w:rsid w:val="00BC4266"/>
    <w:rsid w:val="00BC5D99"/>
    <w:rsid w:val="00BC6737"/>
    <w:rsid w:val="00BD23D1"/>
    <w:rsid w:val="00BD24E8"/>
    <w:rsid w:val="00BD3BF2"/>
    <w:rsid w:val="00BD470A"/>
    <w:rsid w:val="00BD4730"/>
    <w:rsid w:val="00BD4DC8"/>
    <w:rsid w:val="00BD5151"/>
    <w:rsid w:val="00BD5693"/>
    <w:rsid w:val="00BD69D6"/>
    <w:rsid w:val="00BD6B94"/>
    <w:rsid w:val="00BD6D1C"/>
    <w:rsid w:val="00BD720F"/>
    <w:rsid w:val="00BD7652"/>
    <w:rsid w:val="00BD792C"/>
    <w:rsid w:val="00BE0778"/>
    <w:rsid w:val="00BE08F1"/>
    <w:rsid w:val="00BE0CAE"/>
    <w:rsid w:val="00BE2104"/>
    <w:rsid w:val="00BE2711"/>
    <w:rsid w:val="00BE28B1"/>
    <w:rsid w:val="00BE29FF"/>
    <w:rsid w:val="00BE2E94"/>
    <w:rsid w:val="00BE3525"/>
    <w:rsid w:val="00BE395C"/>
    <w:rsid w:val="00BE5112"/>
    <w:rsid w:val="00BE5F33"/>
    <w:rsid w:val="00BE6A53"/>
    <w:rsid w:val="00BE7E4A"/>
    <w:rsid w:val="00BE7F08"/>
    <w:rsid w:val="00BF04D9"/>
    <w:rsid w:val="00BF08CD"/>
    <w:rsid w:val="00BF107C"/>
    <w:rsid w:val="00BF129A"/>
    <w:rsid w:val="00BF1AE7"/>
    <w:rsid w:val="00BF31BC"/>
    <w:rsid w:val="00BF3CD8"/>
    <w:rsid w:val="00BF40EE"/>
    <w:rsid w:val="00BF4356"/>
    <w:rsid w:val="00BF5545"/>
    <w:rsid w:val="00BF5E3A"/>
    <w:rsid w:val="00BF619C"/>
    <w:rsid w:val="00BF70CB"/>
    <w:rsid w:val="00BF7AB2"/>
    <w:rsid w:val="00C014FD"/>
    <w:rsid w:val="00C01A09"/>
    <w:rsid w:val="00C01D87"/>
    <w:rsid w:val="00C0305B"/>
    <w:rsid w:val="00C045B2"/>
    <w:rsid w:val="00C057CC"/>
    <w:rsid w:val="00C05F33"/>
    <w:rsid w:val="00C0703E"/>
    <w:rsid w:val="00C07909"/>
    <w:rsid w:val="00C07B43"/>
    <w:rsid w:val="00C07D96"/>
    <w:rsid w:val="00C07DAD"/>
    <w:rsid w:val="00C12112"/>
    <w:rsid w:val="00C14552"/>
    <w:rsid w:val="00C1498F"/>
    <w:rsid w:val="00C149CF"/>
    <w:rsid w:val="00C1562F"/>
    <w:rsid w:val="00C1570F"/>
    <w:rsid w:val="00C157B1"/>
    <w:rsid w:val="00C16318"/>
    <w:rsid w:val="00C2026A"/>
    <w:rsid w:val="00C222B0"/>
    <w:rsid w:val="00C23563"/>
    <w:rsid w:val="00C242EB"/>
    <w:rsid w:val="00C24765"/>
    <w:rsid w:val="00C24805"/>
    <w:rsid w:val="00C24D46"/>
    <w:rsid w:val="00C25131"/>
    <w:rsid w:val="00C30139"/>
    <w:rsid w:val="00C308A6"/>
    <w:rsid w:val="00C30F61"/>
    <w:rsid w:val="00C319E9"/>
    <w:rsid w:val="00C31EC2"/>
    <w:rsid w:val="00C3369A"/>
    <w:rsid w:val="00C33D70"/>
    <w:rsid w:val="00C34490"/>
    <w:rsid w:val="00C357AF"/>
    <w:rsid w:val="00C42619"/>
    <w:rsid w:val="00C46234"/>
    <w:rsid w:val="00C46663"/>
    <w:rsid w:val="00C503AF"/>
    <w:rsid w:val="00C51B91"/>
    <w:rsid w:val="00C52019"/>
    <w:rsid w:val="00C531F0"/>
    <w:rsid w:val="00C53A76"/>
    <w:rsid w:val="00C53D0A"/>
    <w:rsid w:val="00C53D37"/>
    <w:rsid w:val="00C54A38"/>
    <w:rsid w:val="00C55634"/>
    <w:rsid w:val="00C55DE5"/>
    <w:rsid w:val="00C56296"/>
    <w:rsid w:val="00C56642"/>
    <w:rsid w:val="00C574A6"/>
    <w:rsid w:val="00C60257"/>
    <w:rsid w:val="00C61476"/>
    <w:rsid w:val="00C61BC4"/>
    <w:rsid w:val="00C62745"/>
    <w:rsid w:val="00C62C2E"/>
    <w:rsid w:val="00C62DCE"/>
    <w:rsid w:val="00C63230"/>
    <w:rsid w:val="00C632F0"/>
    <w:rsid w:val="00C64C88"/>
    <w:rsid w:val="00C64EBA"/>
    <w:rsid w:val="00C67963"/>
    <w:rsid w:val="00C67A24"/>
    <w:rsid w:val="00C7029A"/>
    <w:rsid w:val="00C7093A"/>
    <w:rsid w:val="00C71BBF"/>
    <w:rsid w:val="00C72507"/>
    <w:rsid w:val="00C7256D"/>
    <w:rsid w:val="00C73B59"/>
    <w:rsid w:val="00C73D40"/>
    <w:rsid w:val="00C7448F"/>
    <w:rsid w:val="00C74717"/>
    <w:rsid w:val="00C74B9F"/>
    <w:rsid w:val="00C75388"/>
    <w:rsid w:val="00C75A73"/>
    <w:rsid w:val="00C7611F"/>
    <w:rsid w:val="00C7623A"/>
    <w:rsid w:val="00C800DE"/>
    <w:rsid w:val="00C804CF"/>
    <w:rsid w:val="00C80517"/>
    <w:rsid w:val="00C80C10"/>
    <w:rsid w:val="00C822DA"/>
    <w:rsid w:val="00C827B2"/>
    <w:rsid w:val="00C828F4"/>
    <w:rsid w:val="00C82A28"/>
    <w:rsid w:val="00C82BE4"/>
    <w:rsid w:val="00C83EA7"/>
    <w:rsid w:val="00C843BE"/>
    <w:rsid w:val="00C84E22"/>
    <w:rsid w:val="00C85A72"/>
    <w:rsid w:val="00C85C6D"/>
    <w:rsid w:val="00C86AAB"/>
    <w:rsid w:val="00C8764D"/>
    <w:rsid w:val="00C90EA1"/>
    <w:rsid w:val="00C918AE"/>
    <w:rsid w:val="00C91EDC"/>
    <w:rsid w:val="00C932EC"/>
    <w:rsid w:val="00C934CA"/>
    <w:rsid w:val="00C94838"/>
    <w:rsid w:val="00C94A44"/>
    <w:rsid w:val="00C94D4E"/>
    <w:rsid w:val="00C94F51"/>
    <w:rsid w:val="00C95973"/>
    <w:rsid w:val="00C96571"/>
    <w:rsid w:val="00C97C1E"/>
    <w:rsid w:val="00CA0B8F"/>
    <w:rsid w:val="00CA1623"/>
    <w:rsid w:val="00CA2A80"/>
    <w:rsid w:val="00CA36BF"/>
    <w:rsid w:val="00CA3876"/>
    <w:rsid w:val="00CA38F5"/>
    <w:rsid w:val="00CA3F5C"/>
    <w:rsid w:val="00CA41F8"/>
    <w:rsid w:val="00CA49C5"/>
    <w:rsid w:val="00CA4A0D"/>
    <w:rsid w:val="00CA698A"/>
    <w:rsid w:val="00CB2679"/>
    <w:rsid w:val="00CB2A02"/>
    <w:rsid w:val="00CB4500"/>
    <w:rsid w:val="00CB47B5"/>
    <w:rsid w:val="00CB499F"/>
    <w:rsid w:val="00CB4F82"/>
    <w:rsid w:val="00CB51A8"/>
    <w:rsid w:val="00CB5C1A"/>
    <w:rsid w:val="00CB6382"/>
    <w:rsid w:val="00CB6455"/>
    <w:rsid w:val="00CB7FC4"/>
    <w:rsid w:val="00CC10A7"/>
    <w:rsid w:val="00CC1956"/>
    <w:rsid w:val="00CC33A6"/>
    <w:rsid w:val="00CC4385"/>
    <w:rsid w:val="00CC45A9"/>
    <w:rsid w:val="00CC4A73"/>
    <w:rsid w:val="00CC4EB1"/>
    <w:rsid w:val="00CC549A"/>
    <w:rsid w:val="00CC5DB6"/>
    <w:rsid w:val="00CC5F52"/>
    <w:rsid w:val="00CC788A"/>
    <w:rsid w:val="00CD3CF7"/>
    <w:rsid w:val="00CD400D"/>
    <w:rsid w:val="00CD4770"/>
    <w:rsid w:val="00CD5247"/>
    <w:rsid w:val="00CD62BA"/>
    <w:rsid w:val="00CD6CC7"/>
    <w:rsid w:val="00CD6F70"/>
    <w:rsid w:val="00CD71B9"/>
    <w:rsid w:val="00CE01D4"/>
    <w:rsid w:val="00CE0285"/>
    <w:rsid w:val="00CE059B"/>
    <w:rsid w:val="00CE0DB9"/>
    <w:rsid w:val="00CE0E29"/>
    <w:rsid w:val="00CE190E"/>
    <w:rsid w:val="00CE1A6A"/>
    <w:rsid w:val="00CE2AFC"/>
    <w:rsid w:val="00CE546E"/>
    <w:rsid w:val="00CE548A"/>
    <w:rsid w:val="00CE6518"/>
    <w:rsid w:val="00CE6964"/>
    <w:rsid w:val="00CE7E0F"/>
    <w:rsid w:val="00CF0291"/>
    <w:rsid w:val="00CF03FE"/>
    <w:rsid w:val="00CF1454"/>
    <w:rsid w:val="00CF1642"/>
    <w:rsid w:val="00CF1CD9"/>
    <w:rsid w:val="00CF1E02"/>
    <w:rsid w:val="00CF2B9F"/>
    <w:rsid w:val="00CF4FAB"/>
    <w:rsid w:val="00CF680B"/>
    <w:rsid w:val="00CF71D3"/>
    <w:rsid w:val="00CF78DF"/>
    <w:rsid w:val="00D00D29"/>
    <w:rsid w:val="00D00FAC"/>
    <w:rsid w:val="00D01D73"/>
    <w:rsid w:val="00D021EA"/>
    <w:rsid w:val="00D03114"/>
    <w:rsid w:val="00D033C4"/>
    <w:rsid w:val="00D034AD"/>
    <w:rsid w:val="00D053A7"/>
    <w:rsid w:val="00D062EE"/>
    <w:rsid w:val="00D06418"/>
    <w:rsid w:val="00D07E8D"/>
    <w:rsid w:val="00D10B18"/>
    <w:rsid w:val="00D10BE0"/>
    <w:rsid w:val="00D1121E"/>
    <w:rsid w:val="00D12642"/>
    <w:rsid w:val="00D12D3C"/>
    <w:rsid w:val="00D141E2"/>
    <w:rsid w:val="00D143BC"/>
    <w:rsid w:val="00D1768D"/>
    <w:rsid w:val="00D2035C"/>
    <w:rsid w:val="00D224FE"/>
    <w:rsid w:val="00D23487"/>
    <w:rsid w:val="00D24BF2"/>
    <w:rsid w:val="00D2529B"/>
    <w:rsid w:val="00D25468"/>
    <w:rsid w:val="00D2554B"/>
    <w:rsid w:val="00D2615E"/>
    <w:rsid w:val="00D26C66"/>
    <w:rsid w:val="00D26D83"/>
    <w:rsid w:val="00D302AA"/>
    <w:rsid w:val="00D30A8F"/>
    <w:rsid w:val="00D32C8F"/>
    <w:rsid w:val="00D35510"/>
    <w:rsid w:val="00D35AEF"/>
    <w:rsid w:val="00D35AF9"/>
    <w:rsid w:val="00D368C4"/>
    <w:rsid w:val="00D36BF3"/>
    <w:rsid w:val="00D36C6C"/>
    <w:rsid w:val="00D36F3A"/>
    <w:rsid w:val="00D3752B"/>
    <w:rsid w:val="00D3791A"/>
    <w:rsid w:val="00D404BE"/>
    <w:rsid w:val="00D4131B"/>
    <w:rsid w:val="00D41E45"/>
    <w:rsid w:val="00D424EB"/>
    <w:rsid w:val="00D429B2"/>
    <w:rsid w:val="00D4315F"/>
    <w:rsid w:val="00D43A7D"/>
    <w:rsid w:val="00D44305"/>
    <w:rsid w:val="00D44FE5"/>
    <w:rsid w:val="00D45271"/>
    <w:rsid w:val="00D45C46"/>
    <w:rsid w:val="00D45CCB"/>
    <w:rsid w:val="00D45F45"/>
    <w:rsid w:val="00D4637D"/>
    <w:rsid w:val="00D4712B"/>
    <w:rsid w:val="00D4793E"/>
    <w:rsid w:val="00D47ADE"/>
    <w:rsid w:val="00D50D6F"/>
    <w:rsid w:val="00D51CF3"/>
    <w:rsid w:val="00D51E9B"/>
    <w:rsid w:val="00D523C7"/>
    <w:rsid w:val="00D551A3"/>
    <w:rsid w:val="00D55BD7"/>
    <w:rsid w:val="00D573ED"/>
    <w:rsid w:val="00D576C6"/>
    <w:rsid w:val="00D60370"/>
    <w:rsid w:val="00D61AB0"/>
    <w:rsid w:val="00D61E0E"/>
    <w:rsid w:val="00D62135"/>
    <w:rsid w:val="00D641C8"/>
    <w:rsid w:val="00D66837"/>
    <w:rsid w:val="00D67002"/>
    <w:rsid w:val="00D67A28"/>
    <w:rsid w:val="00D67E0D"/>
    <w:rsid w:val="00D67E5C"/>
    <w:rsid w:val="00D70E8B"/>
    <w:rsid w:val="00D73DE4"/>
    <w:rsid w:val="00D741BD"/>
    <w:rsid w:val="00D74634"/>
    <w:rsid w:val="00D75BD4"/>
    <w:rsid w:val="00D76902"/>
    <w:rsid w:val="00D7699F"/>
    <w:rsid w:val="00D77AE7"/>
    <w:rsid w:val="00D80952"/>
    <w:rsid w:val="00D80AF3"/>
    <w:rsid w:val="00D814ED"/>
    <w:rsid w:val="00D82147"/>
    <w:rsid w:val="00D83388"/>
    <w:rsid w:val="00D8346E"/>
    <w:rsid w:val="00D83DD4"/>
    <w:rsid w:val="00D84275"/>
    <w:rsid w:val="00D84923"/>
    <w:rsid w:val="00D84B70"/>
    <w:rsid w:val="00D84E67"/>
    <w:rsid w:val="00D87894"/>
    <w:rsid w:val="00D87F66"/>
    <w:rsid w:val="00D90043"/>
    <w:rsid w:val="00D900EB"/>
    <w:rsid w:val="00D9082D"/>
    <w:rsid w:val="00D90D89"/>
    <w:rsid w:val="00D92F94"/>
    <w:rsid w:val="00D930A1"/>
    <w:rsid w:val="00D94A4E"/>
    <w:rsid w:val="00D95073"/>
    <w:rsid w:val="00D95E6A"/>
    <w:rsid w:val="00D95E6F"/>
    <w:rsid w:val="00D95E8F"/>
    <w:rsid w:val="00D96476"/>
    <w:rsid w:val="00D976F8"/>
    <w:rsid w:val="00D97CB3"/>
    <w:rsid w:val="00D97F9D"/>
    <w:rsid w:val="00DA00B2"/>
    <w:rsid w:val="00DA15C9"/>
    <w:rsid w:val="00DA3610"/>
    <w:rsid w:val="00DA3BD6"/>
    <w:rsid w:val="00DA6BBD"/>
    <w:rsid w:val="00DA78A8"/>
    <w:rsid w:val="00DB0C22"/>
    <w:rsid w:val="00DB339A"/>
    <w:rsid w:val="00DB3E35"/>
    <w:rsid w:val="00DB4E35"/>
    <w:rsid w:val="00DB693C"/>
    <w:rsid w:val="00DB6A4D"/>
    <w:rsid w:val="00DB734C"/>
    <w:rsid w:val="00DB7ACC"/>
    <w:rsid w:val="00DB7C59"/>
    <w:rsid w:val="00DC0A94"/>
    <w:rsid w:val="00DC0F02"/>
    <w:rsid w:val="00DC14C8"/>
    <w:rsid w:val="00DC1E82"/>
    <w:rsid w:val="00DC226A"/>
    <w:rsid w:val="00DC3216"/>
    <w:rsid w:val="00DC32F1"/>
    <w:rsid w:val="00DC4751"/>
    <w:rsid w:val="00DC5CA4"/>
    <w:rsid w:val="00DC660F"/>
    <w:rsid w:val="00DC6869"/>
    <w:rsid w:val="00DC7B40"/>
    <w:rsid w:val="00DD0753"/>
    <w:rsid w:val="00DD0D55"/>
    <w:rsid w:val="00DD19EB"/>
    <w:rsid w:val="00DD3651"/>
    <w:rsid w:val="00DD3852"/>
    <w:rsid w:val="00DD3D4D"/>
    <w:rsid w:val="00DD488F"/>
    <w:rsid w:val="00DD48D4"/>
    <w:rsid w:val="00DD5E91"/>
    <w:rsid w:val="00DD6DC4"/>
    <w:rsid w:val="00DD739E"/>
    <w:rsid w:val="00DE0779"/>
    <w:rsid w:val="00DE1AB1"/>
    <w:rsid w:val="00DE4119"/>
    <w:rsid w:val="00DE4372"/>
    <w:rsid w:val="00DE568F"/>
    <w:rsid w:val="00DE76FD"/>
    <w:rsid w:val="00DE799D"/>
    <w:rsid w:val="00DF0784"/>
    <w:rsid w:val="00DF1203"/>
    <w:rsid w:val="00DF23C5"/>
    <w:rsid w:val="00DF2E5F"/>
    <w:rsid w:val="00DF3AFE"/>
    <w:rsid w:val="00DF6E6A"/>
    <w:rsid w:val="00DF70C7"/>
    <w:rsid w:val="00E001C6"/>
    <w:rsid w:val="00E007D8"/>
    <w:rsid w:val="00E022D8"/>
    <w:rsid w:val="00E02F67"/>
    <w:rsid w:val="00E03A9C"/>
    <w:rsid w:val="00E03B06"/>
    <w:rsid w:val="00E03FA7"/>
    <w:rsid w:val="00E05DAC"/>
    <w:rsid w:val="00E05E13"/>
    <w:rsid w:val="00E0699D"/>
    <w:rsid w:val="00E06A2B"/>
    <w:rsid w:val="00E06BD1"/>
    <w:rsid w:val="00E06D49"/>
    <w:rsid w:val="00E07542"/>
    <w:rsid w:val="00E106EF"/>
    <w:rsid w:val="00E1165D"/>
    <w:rsid w:val="00E116EA"/>
    <w:rsid w:val="00E11C60"/>
    <w:rsid w:val="00E11E6F"/>
    <w:rsid w:val="00E123B7"/>
    <w:rsid w:val="00E12E6F"/>
    <w:rsid w:val="00E13563"/>
    <w:rsid w:val="00E13D30"/>
    <w:rsid w:val="00E13FEA"/>
    <w:rsid w:val="00E14118"/>
    <w:rsid w:val="00E14385"/>
    <w:rsid w:val="00E14945"/>
    <w:rsid w:val="00E14B79"/>
    <w:rsid w:val="00E14E7C"/>
    <w:rsid w:val="00E15DB1"/>
    <w:rsid w:val="00E1677A"/>
    <w:rsid w:val="00E16BB5"/>
    <w:rsid w:val="00E16E45"/>
    <w:rsid w:val="00E17ACA"/>
    <w:rsid w:val="00E20880"/>
    <w:rsid w:val="00E20B78"/>
    <w:rsid w:val="00E20DD8"/>
    <w:rsid w:val="00E2316A"/>
    <w:rsid w:val="00E24D63"/>
    <w:rsid w:val="00E27025"/>
    <w:rsid w:val="00E275E4"/>
    <w:rsid w:val="00E3069A"/>
    <w:rsid w:val="00E317C1"/>
    <w:rsid w:val="00E3332F"/>
    <w:rsid w:val="00E3383F"/>
    <w:rsid w:val="00E342B7"/>
    <w:rsid w:val="00E34779"/>
    <w:rsid w:val="00E34AC5"/>
    <w:rsid w:val="00E356A3"/>
    <w:rsid w:val="00E35781"/>
    <w:rsid w:val="00E35A25"/>
    <w:rsid w:val="00E35B54"/>
    <w:rsid w:val="00E35FFC"/>
    <w:rsid w:val="00E36343"/>
    <w:rsid w:val="00E3705B"/>
    <w:rsid w:val="00E3AA4A"/>
    <w:rsid w:val="00E4078B"/>
    <w:rsid w:val="00E40DC6"/>
    <w:rsid w:val="00E41DCA"/>
    <w:rsid w:val="00E432F2"/>
    <w:rsid w:val="00E434F5"/>
    <w:rsid w:val="00E4441C"/>
    <w:rsid w:val="00E45E53"/>
    <w:rsid w:val="00E46520"/>
    <w:rsid w:val="00E47328"/>
    <w:rsid w:val="00E47456"/>
    <w:rsid w:val="00E505CC"/>
    <w:rsid w:val="00E50D2C"/>
    <w:rsid w:val="00E50F0C"/>
    <w:rsid w:val="00E51922"/>
    <w:rsid w:val="00E5285C"/>
    <w:rsid w:val="00E53644"/>
    <w:rsid w:val="00E537AD"/>
    <w:rsid w:val="00E54942"/>
    <w:rsid w:val="00E549FA"/>
    <w:rsid w:val="00E54F0A"/>
    <w:rsid w:val="00E54F29"/>
    <w:rsid w:val="00E55276"/>
    <w:rsid w:val="00E5694B"/>
    <w:rsid w:val="00E57240"/>
    <w:rsid w:val="00E579D2"/>
    <w:rsid w:val="00E57A79"/>
    <w:rsid w:val="00E57CFA"/>
    <w:rsid w:val="00E60839"/>
    <w:rsid w:val="00E60B97"/>
    <w:rsid w:val="00E60E2E"/>
    <w:rsid w:val="00E61C09"/>
    <w:rsid w:val="00E6211A"/>
    <w:rsid w:val="00E622E3"/>
    <w:rsid w:val="00E634A7"/>
    <w:rsid w:val="00E63ABD"/>
    <w:rsid w:val="00E6401B"/>
    <w:rsid w:val="00E640E4"/>
    <w:rsid w:val="00E66B15"/>
    <w:rsid w:val="00E67189"/>
    <w:rsid w:val="00E673C5"/>
    <w:rsid w:val="00E675EC"/>
    <w:rsid w:val="00E715BA"/>
    <w:rsid w:val="00E71899"/>
    <w:rsid w:val="00E72443"/>
    <w:rsid w:val="00E75F67"/>
    <w:rsid w:val="00E76043"/>
    <w:rsid w:val="00E76D38"/>
    <w:rsid w:val="00E773D0"/>
    <w:rsid w:val="00E775F0"/>
    <w:rsid w:val="00E77C7E"/>
    <w:rsid w:val="00E77E8C"/>
    <w:rsid w:val="00E801D9"/>
    <w:rsid w:val="00E807F3"/>
    <w:rsid w:val="00E81368"/>
    <w:rsid w:val="00E83753"/>
    <w:rsid w:val="00E83840"/>
    <w:rsid w:val="00E84C00"/>
    <w:rsid w:val="00E870C4"/>
    <w:rsid w:val="00E871EE"/>
    <w:rsid w:val="00E903C5"/>
    <w:rsid w:val="00E909B8"/>
    <w:rsid w:val="00E90C6D"/>
    <w:rsid w:val="00E916C7"/>
    <w:rsid w:val="00E919B0"/>
    <w:rsid w:val="00E91C81"/>
    <w:rsid w:val="00E92581"/>
    <w:rsid w:val="00E9259E"/>
    <w:rsid w:val="00E92E97"/>
    <w:rsid w:val="00E9393C"/>
    <w:rsid w:val="00E96F74"/>
    <w:rsid w:val="00E97278"/>
    <w:rsid w:val="00E97640"/>
    <w:rsid w:val="00E97DA2"/>
    <w:rsid w:val="00EA01DC"/>
    <w:rsid w:val="00EA0691"/>
    <w:rsid w:val="00EA1809"/>
    <w:rsid w:val="00EA1949"/>
    <w:rsid w:val="00EA1C54"/>
    <w:rsid w:val="00EA1FE9"/>
    <w:rsid w:val="00EA22D9"/>
    <w:rsid w:val="00EA35F3"/>
    <w:rsid w:val="00EA5DCB"/>
    <w:rsid w:val="00EA6132"/>
    <w:rsid w:val="00EA6A15"/>
    <w:rsid w:val="00EA7606"/>
    <w:rsid w:val="00EB0556"/>
    <w:rsid w:val="00EB088A"/>
    <w:rsid w:val="00EB236C"/>
    <w:rsid w:val="00EB2A9A"/>
    <w:rsid w:val="00EB2EAF"/>
    <w:rsid w:val="00EB32B9"/>
    <w:rsid w:val="00EB3668"/>
    <w:rsid w:val="00EB3A40"/>
    <w:rsid w:val="00EB3A52"/>
    <w:rsid w:val="00EB3AC8"/>
    <w:rsid w:val="00EB53CB"/>
    <w:rsid w:val="00EB5AD6"/>
    <w:rsid w:val="00EB65E9"/>
    <w:rsid w:val="00EB71BC"/>
    <w:rsid w:val="00EB7754"/>
    <w:rsid w:val="00EC0E44"/>
    <w:rsid w:val="00EC1BE1"/>
    <w:rsid w:val="00EC2168"/>
    <w:rsid w:val="00EC2551"/>
    <w:rsid w:val="00EC2C6A"/>
    <w:rsid w:val="00EC3752"/>
    <w:rsid w:val="00EC48DD"/>
    <w:rsid w:val="00EC4B00"/>
    <w:rsid w:val="00EC6C5A"/>
    <w:rsid w:val="00EC74EC"/>
    <w:rsid w:val="00EC77D8"/>
    <w:rsid w:val="00EC7CD6"/>
    <w:rsid w:val="00EC7F38"/>
    <w:rsid w:val="00ED0905"/>
    <w:rsid w:val="00ED1633"/>
    <w:rsid w:val="00ED3C9E"/>
    <w:rsid w:val="00ED56FF"/>
    <w:rsid w:val="00ED7BA2"/>
    <w:rsid w:val="00EE1171"/>
    <w:rsid w:val="00EE1E70"/>
    <w:rsid w:val="00EE21E6"/>
    <w:rsid w:val="00EE22B0"/>
    <w:rsid w:val="00EE2743"/>
    <w:rsid w:val="00EE3371"/>
    <w:rsid w:val="00EE440E"/>
    <w:rsid w:val="00EE4747"/>
    <w:rsid w:val="00EE49EE"/>
    <w:rsid w:val="00EE4EEA"/>
    <w:rsid w:val="00EE5801"/>
    <w:rsid w:val="00EE59DB"/>
    <w:rsid w:val="00EE5C0C"/>
    <w:rsid w:val="00EE6ABE"/>
    <w:rsid w:val="00EE7619"/>
    <w:rsid w:val="00EE7A5B"/>
    <w:rsid w:val="00EE7C2F"/>
    <w:rsid w:val="00EF26DF"/>
    <w:rsid w:val="00EF4428"/>
    <w:rsid w:val="00EF4491"/>
    <w:rsid w:val="00EF623C"/>
    <w:rsid w:val="00F00767"/>
    <w:rsid w:val="00F0076A"/>
    <w:rsid w:val="00F018AF"/>
    <w:rsid w:val="00F02533"/>
    <w:rsid w:val="00F02FBE"/>
    <w:rsid w:val="00F032F2"/>
    <w:rsid w:val="00F0466C"/>
    <w:rsid w:val="00F047B1"/>
    <w:rsid w:val="00F069B5"/>
    <w:rsid w:val="00F0767D"/>
    <w:rsid w:val="00F077FC"/>
    <w:rsid w:val="00F10993"/>
    <w:rsid w:val="00F12DFA"/>
    <w:rsid w:val="00F1343D"/>
    <w:rsid w:val="00F145A8"/>
    <w:rsid w:val="00F147DE"/>
    <w:rsid w:val="00F14F99"/>
    <w:rsid w:val="00F15150"/>
    <w:rsid w:val="00F15580"/>
    <w:rsid w:val="00F15DB4"/>
    <w:rsid w:val="00F17622"/>
    <w:rsid w:val="00F177CC"/>
    <w:rsid w:val="00F1799F"/>
    <w:rsid w:val="00F21309"/>
    <w:rsid w:val="00F22FFB"/>
    <w:rsid w:val="00F237DB"/>
    <w:rsid w:val="00F23AC4"/>
    <w:rsid w:val="00F23E40"/>
    <w:rsid w:val="00F25256"/>
    <w:rsid w:val="00F25FA8"/>
    <w:rsid w:val="00F26A42"/>
    <w:rsid w:val="00F30AA5"/>
    <w:rsid w:val="00F32FAF"/>
    <w:rsid w:val="00F333FF"/>
    <w:rsid w:val="00F354FE"/>
    <w:rsid w:val="00F36595"/>
    <w:rsid w:val="00F37A39"/>
    <w:rsid w:val="00F40343"/>
    <w:rsid w:val="00F41E04"/>
    <w:rsid w:val="00F431BF"/>
    <w:rsid w:val="00F440CD"/>
    <w:rsid w:val="00F447CA"/>
    <w:rsid w:val="00F45670"/>
    <w:rsid w:val="00F45E59"/>
    <w:rsid w:val="00F46250"/>
    <w:rsid w:val="00F50FD3"/>
    <w:rsid w:val="00F51247"/>
    <w:rsid w:val="00F51F01"/>
    <w:rsid w:val="00F52A27"/>
    <w:rsid w:val="00F538D8"/>
    <w:rsid w:val="00F53FE1"/>
    <w:rsid w:val="00F54DE0"/>
    <w:rsid w:val="00F551BE"/>
    <w:rsid w:val="00F55766"/>
    <w:rsid w:val="00F61B4E"/>
    <w:rsid w:val="00F61B5E"/>
    <w:rsid w:val="00F62852"/>
    <w:rsid w:val="00F62C57"/>
    <w:rsid w:val="00F62D21"/>
    <w:rsid w:val="00F64D33"/>
    <w:rsid w:val="00F6555C"/>
    <w:rsid w:val="00F65992"/>
    <w:rsid w:val="00F664A5"/>
    <w:rsid w:val="00F70B3A"/>
    <w:rsid w:val="00F7132A"/>
    <w:rsid w:val="00F71827"/>
    <w:rsid w:val="00F727AD"/>
    <w:rsid w:val="00F73B09"/>
    <w:rsid w:val="00F74137"/>
    <w:rsid w:val="00F74EFF"/>
    <w:rsid w:val="00F766A5"/>
    <w:rsid w:val="00F76AB9"/>
    <w:rsid w:val="00F77569"/>
    <w:rsid w:val="00F804E0"/>
    <w:rsid w:val="00F80989"/>
    <w:rsid w:val="00F80B22"/>
    <w:rsid w:val="00F80D99"/>
    <w:rsid w:val="00F82E7F"/>
    <w:rsid w:val="00F84204"/>
    <w:rsid w:val="00F85BA6"/>
    <w:rsid w:val="00F85D72"/>
    <w:rsid w:val="00F864D0"/>
    <w:rsid w:val="00F86C68"/>
    <w:rsid w:val="00F86D5B"/>
    <w:rsid w:val="00F87D96"/>
    <w:rsid w:val="00F907C5"/>
    <w:rsid w:val="00F915F9"/>
    <w:rsid w:val="00F92987"/>
    <w:rsid w:val="00F94AE7"/>
    <w:rsid w:val="00F94D51"/>
    <w:rsid w:val="00F953E6"/>
    <w:rsid w:val="00F964A8"/>
    <w:rsid w:val="00F97ED9"/>
    <w:rsid w:val="00FA198B"/>
    <w:rsid w:val="00FA1A58"/>
    <w:rsid w:val="00FA20B3"/>
    <w:rsid w:val="00FA2A3E"/>
    <w:rsid w:val="00FA2BCA"/>
    <w:rsid w:val="00FA4029"/>
    <w:rsid w:val="00FA482F"/>
    <w:rsid w:val="00FA4CB0"/>
    <w:rsid w:val="00FA5280"/>
    <w:rsid w:val="00FA602C"/>
    <w:rsid w:val="00FB189B"/>
    <w:rsid w:val="00FB27CB"/>
    <w:rsid w:val="00FB4CDE"/>
    <w:rsid w:val="00FB5BB0"/>
    <w:rsid w:val="00FB6E7A"/>
    <w:rsid w:val="00FB6F42"/>
    <w:rsid w:val="00FC1102"/>
    <w:rsid w:val="00FC1D29"/>
    <w:rsid w:val="00FC2531"/>
    <w:rsid w:val="00FC26CE"/>
    <w:rsid w:val="00FC402C"/>
    <w:rsid w:val="00FC416A"/>
    <w:rsid w:val="00FC48C8"/>
    <w:rsid w:val="00FC4A19"/>
    <w:rsid w:val="00FC4A24"/>
    <w:rsid w:val="00FC4B78"/>
    <w:rsid w:val="00FC4B7F"/>
    <w:rsid w:val="00FC4E07"/>
    <w:rsid w:val="00FC5064"/>
    <w:rsid w:val="00FC5B62"/>
    <w:rsid w:val="00FC66E2"/>
    <w:rsid w:val="00FC68EF"/>
    <w:rsid w:val="00FC6C2B"/>
    <w:rsid w:val="00FC6CED"/>
    <w:rsid w:val="00FC6FE8"/>
    <w:rsid w:val="00FC7B77"/>
    <w:rsid w:val="00FD004B"/>
    <w:rsid w:val="00FD0738"/>
    <w:rsid w:val="00FD108C"/>
    <w:rsid w:val="00FD1B8C"/>
    <w:rsid w:val="00FD2D74"/>
    <w:rsid w:val="00FD35FA"/>
    <w:rsid w:val="00FD38EF"/>
    <w:rsid w:val="00FD3F47"/>
    <w:rsid w:val="00FD4BF6"/>
    <w:rsid w:val="00FD4FDC"/>
    <w:rsid w:val="00FE04BF"/>
    <w:rsid w:val="00FE052B"/>
    <w:rsid w:val="00FE0F5A"/>
    <w:rsid w:val="00FE1204"/>
    <w:rsid w:val="00FE1BE9"/>
    <w:rsid w:val="00FE1C3D"/>
    <w:rsid w:val="00FE1CD8"/>
    <w:rsid w:val="00FE223D"/>
    <w:rsid w:val="00FE2247"/>
    <w:rsid w:val="00FE274C"/>
    <w:rsid w:val="00FE2A02"/>
    <w:rsid w:val="00FE4843"/>
    <w:rsid w:val="00FE6550"/>
    <w:rsid w:val="00FE6B1B"/>
    <w:rsid w:val="00FE6CDE"/>
    <w:rsid w:val="00FE768D"/>
    <w:rsid w:val="00FF0367"/>
    <w:rsid w:val="00FF3CD3"/>
    <w:rsid w:val="00FF4560"/>
    <w:rsid w:val="00FF4734"/>
    <w:rsid w:val="00FF4AD3"/>
    <w:rsid w:val="0155E761"/>
    <w:rsid w:val="017A8232"/>
    <w:rsid w:val="01972A01"/>
    <w:rsid w:val="01E71AB7"/>
    <w:rsid w:val="01F98910"/>
    <w:rsid w:val="0201049C"/>
    <w:rsid w:val="0245788E"/>
    <w:rsid w:val="0324170B"/>
    <w:rsid w:val="0337F042"/>
    <w:rsid w:val="03C0328A"/>
    <w:rsid w:val="03C92258"/>
    <w:rsid w:val="0455896B"/>
    <w:rsid w:val="046C3ADF"/>
    <w:rsid w:val="055F43E6"/>
    <w:rsid w:val="0598B0B3"/>
    <w:rsid w:val="061BEEB6"/>
    <w:rsid w:val="066302BB"/>
    <w:rsid w:val="072EC7F9"/>
    <w:rsid w:val="0772B575"/>
    <w:rsid w:val="078E87B8"/>
    <w:rsid w:val="07E5BD22"/>
    <w:rsid w:val="07FE7D31"/>
    <w:rsid w:val="0834075F"/>
    <w:rsid w:val="08EDD6F5"/>
    <w:rsid w:val="0925AD45"/>
    <w:rsid w:val="09B63B80"/>
    <w:rsid w:val="0AF7407C"/>
    <w:rsid w:val="0BDAD268"/>
    <w:rsid w:val="0C6EFC59"/>
    <w:rsid w:val="0C8348AE"/>
    <w:rsid w:val="0CA0A11C"/>
    <w:rsid w:val="0CB366C8"/>
    <w:rsid w:val="0D40073F"/>
    <w:rsid w:val="0D640F39"/>
    <w:rsid w:val="0D6A89A3"/>
    <w:rsid w:val="0DC023BA"/>
    <w:rsid w:val="0DCAD35F"/>
    <w:rsid w:val="0DD7C098"/>
    <w:rsid w:val="0DE50650"/>
    <w:rsid w:val="0E046BC5"/>
    <w:rsid w:val="0E392A29"/>
    <w:rsid w:val="0E5F0140"/>
    <w:rsid w:val="0ECE67DC"/>
    <w:rsid w:val="0EF488CB"/>
    <w:rsid w:val="0F3979D9"/>
    <w:rsid w:val="10041AA1"/>
    <w:rsid w:val="10069738"/>
    <w:rsid w:val="1057C236"/>
    <w:rsid w:val="11896490"/>
    <w:rsid w:val="1191BA44"/>
    <w:rsid w:val="11A17D29"/>
    <w:rsid w:val="121BF4F6"/>
    <w:rsid w:val="12F7112A"/>
    <w:rsid w:val="1391DD5C"/>
    <w:rsid w:val="13BCD215"/>
    <w:rsid w:val="13BE0B4D"/>
    <w:rsid w:val="1460E26C"/>
    <w:rsid w:val="14CF37CE"/>
    <w:rsid w:val="152E0AA1"/>
    <w:rsid w:val="1535244A"/>
    <w:rsid w:val="15BF46FD"/>
    <w:rsid w:val="15CFF4F9"/>
    <w:rsid w:val="1669BB0F"/>
    <w:rsid w:val="17162344"/>
    <w:rsid w:val="17368E8D"/>
    <w:rsid w:val="184249A5"/>
    <w:rsid w:val="1846822F"/>
    <w:rsid w:val="18771E89"/>
    <w:rsid w:val="193B4DE5"/>
    <w:rsid w:val="1A063009"/>
    <w:rsid w:val="1A7BF36F"/>
    <w:rsid w:val="1A8C0446"/>
    <w:rsid w:val="1AAC7DCC"/>
    <w:rsid w:val="1ACB4C00"/>
    <w:rsid w:val="1B032176"/>
    <w:rsid w:val="1B03E1B0"/>
    <w:rsid w:val="1B3B611C"/>
    <w:rsid w:val="1BB77EF5"/>
    <w:rsid w:val="1BF70828"/>
    <w:rsid w:val="1C158AC8"/>
    <w:rsid w:val="1CAD32CF"/>
    <w:rsid w:val="1D4C43D3"/>
    <w:rsid w:val="1DB0BD23"/>
    <w:rsid w:val="1DCC4566"/>
    <w:rsid w:val="1E6E34F3"/>
    <w:rsid w:val="1EBE7A9D"/>
    <w:rsid w:val="206D7BB4"/>
    <w:rsid w:val="209E564F"/>
    <w:rsid w:val="210ADFEE"/>
    <w:rsid w:val="22610F22"/>
    <w:rsid w:val="22CDB18A"/>
    <w:rsid w:val="240D14E4"/>
    <w:rsid w:val="243B6F38"/>
    <w:rsid w:val="25BDB64A"/>
    <w:rsid w:val="25FDDE0F"/>
    <w:rsid w:val="2630B3AC"/>
    <w:rsid w:val="26A8261E"/>
    <w:rsid w:val="2751FAF4"/>
    <w:rsid w:val="2783A756"/>
    <w:rsid w:val="27DAEE43"/>
    <w:rsid w:val="282F6EF5"/>
    <w:rsid w:val="28547315"/>
    <w:rsid w:val="28B3E6EF"/>
    <w:rsid w:val="291AB0A2"/>
    <w:rsid w:val="2A466E39"/>
    <w:rsid w:val="2B9502CF"/>
    <w:rsid w:val="2BB43B6E"/>
    <w:rsid w:val="2C540C26"/>
    <w:rsid w:val="2C569A83"/>
    <w:rsid w:val="2CBA64DF"/>
    <w:rsid w:val="2CC697E0"/>
    <w:rsid w:val="2DA662D9"/>
    <w:rsid w:val="2DBDDA01"/>
    <w:rsid w:val="2DD317F6"/>
    <w:rsid w:val="2DF47BE8"/>
    <w:rsid w:val="2F32AC2E"/>
    <w:rsid w:val="2FECF869"/>
    <w:rsid w:val="316B6F00"/>
    <w:rsid w:val="3375FF49"/>
    <w:rsid w:val="33C0F0EC"/>
    <w:rsid w:val="33C1E1BE"/>
    <w:rsid w:val="33E6AD82"/>
    <w:rsid w:val="34366A84"/>
    <w:rsid w:val="34EBCF57"/>
    <w:rsid w:val="354F8E69"/>
    <w:rsid w:val="359E0340"/>
    <w:rsid w:val="35F46EC3"/>
    <w:rsid w:val="369E28C1"/>
    <w:rsid w:val="36CFDEE7"/>
    <w:rsid w:val="38633CA4"/>
    <w:rsid w:val="395E6DFA"/>
    <w:rsid w:val="39A623D2"/>
    <w:rsid w:val="39D2E1BB"/>
    <w:rsid w:val="3A0C0044"/>
    <w:rsid w:val="3A5FB35A"/>
    <w:rsid w:val="3B6FCE5E"/>
    <w:rsid w:val="3BBBF9CF"/>
    <w:rsid w:val="3BF868D7"/>
    <w:rsid w:val="3C712B3A"/>
    <w:rsid w:val="3CDB91A9"/>
    <w:rsid w:val="3D0BA0FE"/>
    <w:rsid w:val="3D263673"/>
    <w:rsid w:val="3DFCA95A"/>
    <w:rsid w:val="3EDD75E5"/>
    <w:rsid w:val="3EFC9F53"/>
    <w:rsid w:val="3F9BA6E3"/>
    <w:rsid w:val="3FC13C32"/>
    <w:rsid w:val="403B3DD4"/>
    <w:rsid w:val="40C1E3BB"/>
    <w:rsid w:val="40F0B140"/>
    <w:rsid w:val="411BF887"/>
    <w:rsid w:val="4133E8BF"/>
    <w:rsid w:val="413EA105"/>
    <w:rsid w:val="419F773C"/>
    <w:rsid w:val="41A2C210"/>
    <w:rsid w:val="41A99A66"/>
    <w:rsid w:val="429DFBEB"/>
    <w:rsid w:val="42AC2907"/>
    <w:rsid w:val="42EA2808"/>
    <w:rsid w:val="438EA697"/>
    <w:rsid w:val="43CA711B"/>
    <w:rsid w:val="44593581"/>
    <w:rsid w:val="44C69F60"/>
    <w:rsid w:val="45951938"/>
    <w:rsid w:val="45C221F8"/>
    <w:rsid w:val="46B5DAA6"/>
    <w:rsid w:val="47156AC4"/>
    <w:rsid w:val="47AB56D4"/>
    <w:rsid w:val="48136842"/>
    <w:rsid w:val="48550ED9"/>
    <w:rsid w:val="492ACB83"/>
    <w:rsid w:val="49FBB003"/>
    <w:rsid w:val="4A3BD758"/>
    <w:rsid w:val="4A5AE85B"/>
    <w:rsid w:val="4B1DB9D0"/>
    <w:rsid w:val="4B2E3C75"/>
    <w:rsid w:val="4B488F32"/>
    <w:rsid w:val="4BBD299A"/>
    <w:rsid w:val="4C401DD7"/>
    <w:rsid w:val="4D01FACC"/>
    <w:rsid w:val="4DE54B11"/>
    <w:rsid w:val="4E519F8C"/>
    <w:rsid w:val="4E707D84"/>
    <w:rsid w:val="4E832843"/>
    <w:rsid w:val="4F311A33"/>
    <w:rsid w:val="4F884F77"/>
    <w:rsid w:val="502BA8C9"/>
    <w:rsid w:val="5032ABEE"/>
    <w:rsid w:val="5055EAC9"/>
    <w:rsid w:val="507163ED"/>
    <w:rsid w:val="512E4BE9"/>
    <w:rsid w:val="51EABE27"/>
    <w:rsid w:val="52BB8C7B"/>
    <w:rsid w:val="52CDD171"/>
    <w:rsid w:val="52E7594A"/>
    <w:rsid w:val="52F6B7B2"/>
    <w:rsid w:val="53D33C15"/>
    <w:rsid w:val="53D63DEA"/>
    <w:rsid w:val="5413C0E2"/>
    <w:rsid w:val="54A523A5"/>
    <w:rsid w:val="54C6CCC0"/>
    <w:rsid w:val="54F73D2D"/>
    <w:rsid w:val="551503E4"/>
    <w:rsid w:val="55622272"/>
    <w:rsid w:val="5599F538"/>
    <w:rsid w:val="55D7BDAE"/>
    <w:rsid w:val="55E404D3"/>
    <w:rsid w:val="567E7B74"/>
    <w:rsid w:val="56B9D7E7"/>
    <w:rsid w:val="56F822F4"/>
    <w:rsid w:val="5751DD6B"/>
    <w:rsid w:val="57C76C63"/>
    <w:rsid w:val="58DF2856"/>
    <w:rsid w:val="5922653B"/>
    <w:rsid w:val="5948C8C8"/>
    <w:rsid w:val="59B0A8E3"/>
    <w:rsid w:val="59DB5CA7"/>
    <w:rsid w:val="5B25B235"/>
    <w:rsid w:val="5B27CD47"/>
    <w:rsid w:val="5B69CF14"/>
    <w:rsid w:val="5B962A1C"/>
    <w:rsid w:val="5BE3A60B"/>
    <w:rsid w:val="5C1828AB"/>
    <w:rsid w:val="5C28FAAE"/>
    <w:rsid w:val="5DC8A3E6"/>
    <w:rsid w:val="5E1B181F"/>
    <w:rsid w:val="5F0C023F"/>
    <w:rsid w:val="5F7D2409"/>
    <w:rsid w:val="61B6C17F"/>
    <w:rsid w:val="61BD2BA5"/>
    <w:rsid w:val="61F852DD"/>
    <w:rsid w:val="6211469E"/>
    <w:rsid w:val="623541EF"/>
    <w:rsid w:val="625E89D5"/>
    <w:rsid w:val="6277F428"/>
    <w:rsid w:val="63D96E23"/>
    <w:rsid w:val="647E822F"/>
    <w:rsid w:val="651EF8B6"/>
    <w:rsid w:val="654D9B9B"/>
    <w:rsid w:val="6623E79A"/>
    <w:rsid w:val="6641A255"/>
    <w:rsid w:val="6731EA3F"/>
    <w:rsid w:val="6885FFEA"/>
    <w:rsid w:val="696D86D1"/>
    <w:rsid w:val="69897AE5"/>
    <w:rsid w:val="69A90083"/>
    <w:rsid w:val="6A66F3E8"/>
    <w:rsid w:val="6AB5D32C"/>
    <w:rsid w:val="6B1D308D"/>
    <w:rsid w:val="6C465D1F"/>
    <w:rsid w:val="6C5BAE94"/>
    <w:rsid w:val="6C5EC489"/>
    <w:rsid w:val="6CC6DE14"/>
    <w:rsid w:val="6D26665B"/>
    <w:rsid w:val="6D35434B"/>
    <w:rsid w:val="6D781DD9"/>
    <w:rsid w:val="6DAF0F42"/>
    <w:rsid w:val="6DDDEABC"/>
    <w:rsid w:val="6DF5CABD"/>
    <w:rsid w:val="6E855543"/>
    <w:rsid w:val="6F7A674D"/>
    <w:rsid w:val="6FB7E936"/>
    <w:rsid w:val="71407961"/>
    <w:rsid w:val="7154EBF8"/>
    <w:rsid w:val="7169DA0B"/>
    <w:rsid w:val="729D15A3"/>
    <w:rsid w:val="72ABFABF"/>
    <w:rsid w:val="72B363F2"/>
    <w:rsid w:val="72C99AFB"/>
    <w:rsid w:val="73124CA3"/>
    <w:rsid w:val="73560D5B"/>
    <w:rsid w:val="73D6CE74"/>
    <w:rsid w:val="753786A8"/>
    <w:rsid w:val="7601A677"/>
    <w:rsid w:val="764DDF02"/>
    <w:rsid w:val="778FAD22"/>
    <w:rsid w:val="77AE2A23"/>
    <w:rsid w:val="78F6C3A4"/>
    <w:rsid w:val="794A35CC"/>
    <w:rsid w:val="798BB98C"/>
    <w:rsid w:val="7A4B20F3"/>
    <w:rsid w:val="7A5CDFF6"/>
    <w:rsid w:val="7BB9ECC9"/>
    <w:rsid w:val="7C15352C"/>
    <w:rsid w:val="7D555803"/>
    <w:rsid w:val="7D75B9E5"/>
    <w:rsid w:val="7DB01D28"/>
    <w:rsid w:val="7F61C6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8C53A"/>
  <w15:chartTrackingRefBased/>
  <w15:docId w15:val="{F18AEEBD-4A44-4766-8EB4-3320A244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D29"/>
  </w:style>
  <w:style w:type="paragraph" w:styleId="Heading1">
    <w:name w:val="heading 1"/>
    <w:basedOn w:val="Normal"/>
    <w:next w:val="Normal"/>
    <w:link w:val="Heading1Char"/>
    <w:uiPriority w:val="9"/>
    <w:qFormat/>
    <w:rsid w:val="00FE052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E052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E052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052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052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52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E052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E052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052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052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52B"/>
    <w:rPr>
      <w:rFonts w:eastAsiaTheme="majorEastAsia" w:cstheme="majorBidi"/>
      <w:color w:val="272727" w:themeColor="text1" w:themeTint="D8"/>
    </w:rPr>
  </w:style>
  <w:style w:type="paragraph" w:styleId="Title">
    <w:name w:val="Title"/>
    <w:basedOn w:val="Normal"/>
    <w:next w:val="Normal"/>
    <w:link w:val="TitleChar"/>
    <w:uiPriority w:val="10"/>
    <w:qFormat/>
    <w:rsid w:val="00FE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52B"/>
    <w:pPr>
      <w:spacing w:before="160"/>
      <w:jc w:val="center"/>
    </w:pPr>
    <w:rPr>
      <w:i/>
      <w:iCs/>
      <w:color w:val="404040" w:themeColor="text1" w:themeTint="BF"/>
    </w:rPr>
  </w:style>
  <w:style w:type="character" w:customStyle="1" w:styleId="QuoteChar">
    <w:name w:val="Quote Char"/>
    <w:basedOn w:val="DefaultParagraphFont"/>
    <w:link w:val="Quote"/>
    <w:uiPriority w:val="29"/>
    <w:rsid w:val="00FE052B"/>
    <w:rPr>
      <w:i/>
      <w:iCs/>
      <w:color w:val="404040" w:themeColor="text1" w:themeTint="BF"/>
    </w:rPr>
  </w:style>
  <w:style w:type="paragraph" w:styleId="ListParagraph">
    <w:name w:val="List Paragraph"/>
    <w:basedOn w:val="Normal"/>
    <w:uiPriority w:val="34"/>
    <w:qFormat/>
    <w:rsid w:val="00FE052B"/>
    <w:pPr>
      <w:ind w:left="720"/>
      <w:contextualSpacing/>
    </w:pPr>
  </w:style>
  <w:style w:type="character" w:styleId="IntenseEmphasis">
    <w:name w:val="Intense Emphasis"/>
    <w:basedOn w:val="DefaultParagraphFont"/>
    <w:uiPriority w:val="21"/>
    <w:qFormat/>
    <w:rsid w:val="00FE052B"/>
    <w:rPr>
      <w:i/>
      <w:iCs/>
      <w:color w:val="2E74B5" w:themeColor="accent1" w:themeShade="BF"/>
    </w:rPr>
  </w:style>
  <w:style w:type="paragraph" w:styleId="IntenseQuote">
    <w:name w:val="Intense Quote"/>
    <w:basedOn w:val="Normal"/>
    <w:next w:val="Normal"/>
    <w:link w:val="IntenseQuoteChar"/>
    <w:uiPriority w:val="30"/>
    <w:qFormat/>
    <w:rsid w:val="00FE05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052B"/>
    <w:rPr>
      <w:i/>
      <w:iCs/>
      <w:color w:val="2E74B5" w:themeColor="accent1" w:themeShade="BF"/>
    </w:rPr>
  </w:style>
  <w:style w:type="character" w:styleId="IntenseReference">
    <w:name w:val="Intense Reference"/>
    <w:basedOn w:val="DefaultParagraphFont"/>
    <w:uiPriority w:val="32"/>
    <w:qFormat/>
    <w:rsid w:val="00FE052B"/>
    <w:rPr>
      <w:b/>
      <w:bCs/>
      <w:smallCaps/>
      <w:color w:val="2E74B5" w:themeColor="accent1" w:themeShade="BF"/>
      <w:spacing w:val="5"/>
    </w:rPr>
  </w:style>
  <w:style w:type="paragraph" w:customStyle="1" w:styleId="EndNoteBibliographyTitle">
    <w:name w:val="EndNote Bibliography Title"/>
    <w:basedOn w:val="Normal"/>
    <w:link w:val="EndNoteBibliographyTitleChar"/>
    <w:rsid w:val="00AB25CE"/>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AB25CE"/>
    <w:rPr>
      <w:rFonts w:ascii="Aptos" w:hAnsi="Aptos"/>
      <w:noProof/>
      <w:lang w:val="en-US"/>
    </w:rPr>
  </w:style>
  <w:style w:type="paragraph" w:customStyle="1" w:styleId="EndNoteBibliography">
    <w:name w:val="EndNote Bibliography"/>
    <w:basedOn w:val="Normal"/>
    <w:link w:val="EndNoteBibliographyChar"/>
    <w:rsid w:val="00AB25CE"/>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AB25CE"/>
    <w:rPr>
      <w:rFonts w:ascii="Aptos" w:hAnsi="Aptos"/>
      <w:noProof/>
      <w:lang w:val="en-US"/>
    </w:rPr>
  </w:style>
  <w:style w:type="paragraph" w:styleId="Caption">
    <w:name w:val="caption"/>
    <w:basedOn w:val="Normal"/>
    <w:next w:val="Normal"/>
    <w:uiPriority w:val="35"/>
    <w:unhideWhenUsed/>
    <w:qFormat/>
    <w:rsid w:val="00725A31"/>
    <w:pPr>
      <w:spacing w:after="200" w:line="240" w:lineRule="auto"/>
    </w:pPr>
    <w:rPr>
      <w:i/>
      <w:iCs/>
      <w:color w:val="44546A" w:themeColor="text2"/>
      <w:sz w:val="18"/>
      <w:szCs w:val="18"/>
    </w:rPr>
  </w:style>
  <w:style w:type="paragraph" w:styleId="NormalWeb">
    <w:name w:val="Normal (Web)"/>
    <w:basedOn w:val="Normal"/>
    <w:uiPriority w:val="99"/>
    <w:semiHidden/>
    <w:unhideWhenUsed/>
    <w:rsid w:val="00684EA9"/>
    <w:rPr>
      <w:rFonts w:ascii="Times New Roman" w:hAnsi="Times New Roman" w:cs="Times New Roman"/>
      <w:sz w:val="24"/>
      <w:szCs w:val="24"/>
    </w:rPr>
  </w:style>
  <w:style w:type="paragraph" w:styleId="Revision">
    <w:name w:val="Revision"/>
    <w:hidden/>
    <w:uiPriority w:val="99"/>
    <w:semiHidden/>
    <w:rsid w:val="00AA0D75"/>
    <w:pPr>
      <w:spacing w:after="0" w:line="240" w:lineRule="auto"/>
    </w:pPr>
  </w:style>
  <w:style w:type="character" w:styleId="CommentReference">
    <w:name w:val="annotation reference"/>
    <w:basedOn w:val="DefaultParagraphFont"/>
    <w:uiPriority w:val="99"/>
    <w:semiHidden/>
    <w:unhideWhenUsed/>
    <w:rsid w:val="001F242B"/>
    <w:rPr>
      <w:sz w:val="16"/>
      <w:szCs w:val="16"/>
    </w:rPr>
  </w:style>
  <w:style w:type="paragraph" w:styleId="CommentText">
    <w:name w:val="annotation text"/>
    <w:basedOn w:val="Normal"/>
    <w:link w:val="CommentTextChar"/>
    <w:uiPriority w:val="99"/>
    <w:unhideWhenUsed/>
    <w:rsid w:val="001F242B"/>
    <w:pPr>
      <w:spacing w:line="240" w:lineRule="auto"/>
    </w:pPr>
    <w:rPr>
      <w:sz w:val="20"/>
      <w:szCs w:val="20"/>
    </w:rPr>
  </w:style>
  <w:style w:type="character" w:customStyle="1" w:styleId="CommentTextChar">
    <w:name w:val="Comment Text Char"/>
    <w:basedOn w:val="DefaultParagraphFont"/>
    <w:link w:val="CommentText"/>
    <w:uiPriority w:val="99"/>
    <w:rsid w:val="001F242B"/>
    <w:rPr>
      <w:sz w:val="20"/>
      <w:szCs w:val="20"/>
    </w:rPr>
  </w:style>
  <w:style w:type="paragraph" w:styleId="CommentSubject">
    <w:name w:val="annotation subject"/>
    <w:basedOn w:val="CommentText"/>
    <w:next w:val="CommentText"/>
    <w:link w:val="CommentSubjectChar"/>
    <w:uiPriority w:val="99"/>
    <w:semiHidden/>
    <w:unhideWhenUsed/>
    <w:rsid w:val="001F242B"/>
    <w:rPr>
      <w:b/>
      <w:bCs/>
    </w:rPr>
  </w:style>
  <w:style w:type="character" w:customStyle="1" w:styleId="CommentSubjectChar">
    <w:name w:val="Comment Subject Char"/>
    <w:basedOn w:val="CommentTextChar"/>
    <w:link w:val="CommentSubject"/>
    <w:uiPriority w:val="99"/>
    <w:semiHidden/>
    <w:rsid w:val="001F242B"/>
    <w:rPr>
      <w:b/>
      <w:bCs/>
      <w:sz w:val="20"/>
      <w:szCs w:val="20"/>
    </w:rPr>
  </w:style>
  <w:style w:type="table" w:styleId="TableGrid">
    <w:name w:val="Table Grid"/>
    <w:basedOn w:val="TableNormal"/>
    <w:uiPriority w:val="39"/>
    <w:rsid w:val="007E55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3C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CD3"/>
  </w:style>
  <w:style w:type="paragraph" w:styleId="Footer">
    <w:name w:val="footer"/>
    <w:basedOn w:val="Normal"/>
    <w:link w:val="FooterChar"/>
    <w:uiPriority w:val="99"/>
    <w:unhideWhenUsed/>
    <w:rsid w:val="00FF3C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CD3"/>
  </w:style>
  <w:style w:type="character" w:styleId="Hyperlink">
    <w:name w:val="Hyperlink"/>
    <w:basedOn w:val="DefaultParagraphFont"/>
    <w:uiPriority w:val="99"/>
    <w:unhideWhenUsed/>
    <w:rsid w:val="007E4A87"/>
    <w:rPr>
      <w:color w:val="0563C1" w:themeColor="hyperlink"/>
      <w:u w:val="single"/>
    </w:rPr>
  </w:style>
  <w:style w:type="character" w:styleId="UnresolvedMention">
    <w:name w:val="Unresolved Mention"/>
    <w:basedOn w:val="DefaultParagraphFont"/>
    <w:uiPriority w:val="99"/>
    <w:semiHidden/>
    <w:unhideWhenUsed/>
    <w:rsid w:val="00330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r.j.foster@ljmu.ac.uk" TargetMode="External"/><Relationship Id="rId18" Type="http://schemas.openxmlformats.org/officeDocument/2006/relationships/hyperlink" Target="mailto:jos.vanrenterghem@kuleuven.b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jpeg"/><Relationship Id="rId7" Type="http://schemas.openxmlformats.org/officeDocument/2006/relationships/endnotes" Target="endnotes.xml"/><Relationship Id="rId12" Type="http://schemas.openxmlformats.org/officeDocument/2006/relationships/hyperlink" Target="mailto:s.b.augustine@2021.ljmu.ac.uk" TargetMode="External"/><Relationship Id="rId17" Type="http://schemas.openxmlformats.org/officeDocument/2006/relationships/hyperlink" Target="mailto:jiaming.xu@kuleuven.be"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raihanasharir@uitm.edu.my"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m.j.lake@ljmu.ac.uk" TargetMode="External"/><Relationship Id="rId23"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hyperlink" Target="mailto:m.a.robinson@ljmu.ac.uk"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g.j.barton@ljmu.ac.uk" TargetMode="External"/><Relationship Id="rId2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500CB-A8FF-47C5-9131-1AC40EBA0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16</Pages>
  <Words>6513</Words>
  <Characters>37128</Characters>
  <Application>Microsoft Office Word</Application>
  <DocSecurity>0</DocSecurity>
  <Lines>309</Lines>
  <Paragraphs>87</Paragraphs>
  <ScaleCrop>false</ScaleCrop>
  <Company/>
  <LinksUpToDate>false</LinksUpToDate>
  <CharactersWithSpaces>43554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Sylvia</dc:creator>
  <cp:keywords/>
  <dc:description/>
  <cp:lastModifiedBy>Robinson, Mark</cp:lastModifiedBy>
  <cp:revision>86</cp:revision>
  <cp:lastPrinted>2026-08-17T09:02:00Z</cp:lastPrinted>
  <dcterms:created xsi:type="dcterms:W3CDTF">2026-09-21T04:01:00Z</dcterms:created>
  <dcterms:modified xsi:type="dcterms:W3CDTF">2026-10-26T16:52:00Z</dcterms:modified>
</cp:coreProperties>
</file>